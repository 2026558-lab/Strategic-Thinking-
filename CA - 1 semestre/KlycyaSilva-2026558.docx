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1184F" w:rsidP="155F53FE" w:rsidRDefault="00E73B14" w14:paraId="5311A073" w14:textId="4ECC4ADE">
      <w:pPr>
        <w:rPr>
          <w:b w:val="1"/>
          <w:bCs w:val="1"/>
          <w:color w:val="156082"/>
          <w:sz w:val="36"/>
          <w:szCs w:val="36"/>
        </w:rPr>
      </w:pPr>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rsidR="0051184F" w:rsidRDefault="0051184F" w14:paraId="41DD614A" w14:textId="77777777">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rsidR="0051184F" w:rsidRDefault="0051184F" w14:paraId="05B83197" w14:textId="77777777">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rsidR="0051184F" w:rsidRDefault="0051184F" w14:paraId="405A72B8" w14:textId="77777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w14:anchorId="49D38113">
              <v:group id="Group 1728545881" style="position:absolute;margin-left:33.75pt;margin-top:-92.15pt;width:18pt;height:819.15pt;z-index:251656704;mso-position-horizontal-relative:page;mso-position-vertical-relative:margin" coordsize="2286,75600" coordorigin="52317" o:spid="_x0000_s1026" w14:anchorId="6BEA53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style="position:absolute;left:52317;width:2286;height:75600" coordsize="2286,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style="position:absolute;width:2286;height:91440;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v:textbox inset="2.53958mm,2.53958mm,2.53958mm,2.53958mm">
                      <w:txbxContent>
                        <w:p w:rsidR="0051184F" w:rsidRDefault="0051184F" w14:paraId="672A6659" w14:textId="77777777">
                          <w:pPr>
                            <w:spacing w:after="0" w:line="240" w:lineRule="auto"/>
                            <w:textDirection w:val="btLr"/>
                          </w:pPr>
                        </w:p>
                      </w:txbxContent>
                    </v:textbox>
                  </v:rect>
                  <v:rect id="Rectangle 645180660" style="position:absolute;width:2286;height:87820;visibility:visible;mso-wrap-style:square;v-text-anchor:middle" o:spid="_x0000_s1029" fillcolor="#e97132 [320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v:textbox inset="2.53958mm,2.53958mm,2.53958mm,2.53958mm">
                      <w:txbxContent>
                        <w:p w:rsidR="0051184F" w:rsidRDefault="0051184F" w14:paraId="0A37501D" w14:textId="77777777">
                          <w:pPr>
                            <w:spacing w:after="0" w:line="240" w:lineRule="auto"/>
                            <w:textDirection w:val="btLr"/>
                          </w:pPr>
                        </w:p>
                      </w:txbxContent>
                    </v:textbox>
                  </v:rect>
                  <v:rect id="Rectangle 300658735" style="position:absolute;top:89154;width:2286;height:2286;visibility:visible;mso-wrap-style:square;v-text-anchor:middle" o:spid="_x0000_s1030" fillcolor="#156082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v:textbox inset="2.53958mm,2.53958mm,2.53958mm,2.53958mm">
                      <w:txbxContent>
                        <w:p w:rsidR="0051184F" w:rsidRDefault="0051184F" w14:paraId="5DAB6C7B" w14:textId="77777777">
                          <w:pPr>
                            <w:spacing w:after="0" w:line="240" w:lineRule="auto"/>
                            <w:textDirection w:val="btLr"/>
                          </w:pPr>
                        </w:p>
                      </w:txbxContent>
                    </v:textbox>
                  </v:rect>
                </v:group>
                <w10:wrap anchorx="page" anchory="margin"/>
              </v:group>
            </w:pict>
          </mc:Fallback>
        </mc:AlternateContent>
      </w:r>
      <w:r w:rsidRPr="155F53FE" w:rsidR="076431D7">
        <w:rPr>
          <w:b w:val="1"/>
          <w:bCs w:val="1"/>
          <w:color w:val="156082" w:themeColor="accent1" w:themeTint="FF" w:themeShade="FF"/>
          <w:sz w:val="36"/>
          <w:szCs w:val="36"/>
        </w:rPr>
        <w:t>Assessment Cover Page</w:t>
      </w:r>
    </w:p>
    <w:tbl>
      <w:tblPr>
        <w:tblW w:w="9071" w:type="dxa"/>
        <w:tblBorders>
          <w:insideH w:val="nil"/>
          <w:insideV w:val="nil"/>
        </w:tblBorders>
        <w:tblLayout w:type="fixed"/>
        <w:tblLook w:val="0400" w:firstRow="0" w:lastRow="0" w:firstColumn="0" w:lastColumn="0" w:noHBand="0" w:noVBand="1"/>
      </w:tblPr>
      <w:tblGrid>
        <w:gridCol w:w="3312"/>
        <w:gridCol w:w="5759"/>
      </w:tblGrid>
      <w:tr w:rsidR="0024408F" w:rsidTr="155F53FE" w14:paraId="465F2D17" w14:textId="77777777">
        <w:tc>
          <w:tcPr>
            <w:tcW w:w="3312" w:type="dxa"/>
            <w:tcBorders>
              <w:top w:val="nil"/>
              <w:left w:val="nil"/>
              <w:bottom w:val="nil"/>
              <w:right w:val="nil"/>
            </w:tcBorders>
            <w:tcMar/>
            <w:hideMark/>
          </w:tcPr>
          <w:p w:rsidR="00E50787" w:rsidRDefault="00E50787" w14:paraId="5387232B" w14:textId="35AE500C">
            <w:pPr>
              <w:spacing w:line="480" w:lineRule="auto"/>
            </w:pPr>
            <w:r w:rsidRPr="155F53FE" w:rsidR="1EF26519">
              <w:rPr>
                <w:i w:val="1"/>
                <w:iCs w:val="1"/>
                <w:color w:val="156082" w:themeColor="accent1" w:themeTint="FF" w:themeShade="FF"/>
                <w:sz w:val="32"/>
                <w:szCs w:val="32"/>
              </w:rPr>
              <w:t>Student Full Nam</w:t>
            </w:r>
            <w:r w:rsidRPr="155F53FE" w:rsidR="2D2CF8DD">
              <w:rPr>
                <w:i w:val="1"/>
                <w:iCs w:val="1"/>
                <w:color w:val="156082" w:themeColor="accent1" w:themeTint="FF" w:themeShade="FF"/>
                <w:sz w:val="32"/>
                <w:szCs w:val="32"/>
              </w:rPr>
              <w:t xml:space="preserve">e </w:t>
            </w:r>
            <w:r w:rsidRPr="155F53FE" w:rsidR="1E7CF3C1">
              <w:rPr>
                <w:i w:val="1"/>
                <w:iCs w:val="1"/>
                <w:color w:val="156082" w:themeColor="accent1" w:themeTint="FF" w:themeShade="FF"/>
                <w:sz w:val="32"/>
                <w:szCs w:val="32"/>
              </w:rPr>
              <w:t>Klycya Silva</w:t>
            </w:r>
          </w:p>
        </w:tc>
        <w:tc>
          <w:tcPr>
            <w:tcW w:w="5759" w:type="dxa"/>
            <w:tcBorders>
              <w:top w:val="nil"/>
              <w:left w:val="nil"/>
              <w:bottom w:val="nil"/>
              <w:right w:val="nil"/>
            </w:tcBorders>
            <w:tcMar/>
          </w:tcPr>
          <w:p w:rsidR="0024408F" w:rsidRDefault="0024408F" w14:paraId="025D0A42" w14:textId="77777777">
            <w:pPr>
              <w:spacing w:line="480" w:lineRule="auto"/>
              <w:rPr>
                <w:color w:val="000000"/>
                <w:sz w:val="32"/>
                <w:szCs w:val="32"/>
              </w:rPr>
            </w:pPr>
          </w:p>
        </w:tc>
      </w:tr>
      <w:tr w:rsidR="0024408F" w:rsidTr="155F53FE" w14:paraId="48CAC1B5" w14:textId="77777777">
        <w:tc>
          <w:tcPr>
            <w:tcW w:w="3312" w:type="dxa"/>
            <w:tcBorders>
              <w:top w:val="nil"/>
              <w:left w:val="nil"/>
              <w:bottom w:val="nil"/>
              <w:right w:val="nil"/>
            </w:tcBorders>
            <w:tcMar/>
            <w:hideMark/>
          </w:tcPr>
          <w:p w:rsidR="00E50787" w:rsidRDefault="00E50787" w14:paraId="21E885E4" w14:textId="29C82E4A">
            <w:pPr>
              <w:spacing w:line="480" w:lineRule="auto"/>
            </w:pPr>
            <w:r w:rsidRPr="155F53FE" w:rsidR="1EF26519">
              <w:rPr>
                <w:i w:val="1"/>
                <w:iCs w:val="1"/>
                <w:color w:val="156082" w:themeColor="accent1" w:themeTint="FF" w:themeShade="FF"/>
                <w:sz w:val="32"/>
                <w:szCs w:val="32"/>
              </w:rPr>
              <w:t>Student Number</w:t>
            </w:r>
          </w:p>
          <w:p w:rsidR="00E50787" w:rsidRDefault="00E50787" w14:paraId="4C519E27" w14:textId="15CF0FD0">
            <w:pPr>
              <w:spacing w:line="480" w:lineRule="auto"/>
            </w:pPr>
            <w:r w:rsidRPr="155F53FE" w:rsidR="07D82A1E">
              <w:rPr>
                <w:i w:val="1"/>
                <w:iCs w:val="1"/>
                <w:color w:val="156082" w:themeColor="accent1" w:themeTint="FF" w:themeShade="FF"/>
                <w:sz w:val="32"/>
                <w:szCs w:val="32"/>
              </w:rPr>
              <w:t>2026558</w:t>
            </w:r>
          </w:p>
        </w:tc>
        <w:tc>
          <w:tcPr>
            <w:tcW w:w="5759" w:type="dxa"/>
            <w:tcBorders>
              <w:top w:val="nil"/>
              <w:left w:val="nil"/>
              <w:bottom w:val="nil"/>
              <w:right w:val="nil"/>
            </w:tcBorders>
            <w:tcMar/>
          </w:tcPr>
          <w:p w:rsidR="0024408F" w:rsidRDefault="0024408F" w14:paraId="722D23FE" w14:textId="77777777">
            <w:pPr>
              <w:spacing w:line="480" w:lineRule="auto"/>
              <w:rPr>
                <w:color w:val="000000"/>
                <w:sz w:val="32"/>
                <w:szCs w:val="32"/>
              </w:rPr>
            </w:pPr>
          </w:p>
        </w:tc>
      </w:tr>
      <w:tr w:rsidR="0024408F" w:rsidTr="155F53FE" w14:paraId="2E212527" w14:textId="77777777">
        <w:tc>
          <w:tcPr>
            <w:tcW w:w="3312" w:type="dxa"/>
            <w:tcBorders>
              <w:top w:val="nil"/>
              <w:left w:val="nil"/>
              <w:bottom w:val="nil"/>
              <w:right w:val="nil"/>
            </w:tcBorders>
            <w:tcMar/>
            <w:hideMark/>
          </w:tcPr>
          <w:p w:rsidR="0024408F" w:rsidRDefault="0024408F" w14:paraId="32085BBF" w14:textId="77777777">
            <w:pPr>
              <w:spacing w:line="480" w:lineRule="auto"/>
              <w:rPr>
                <w:ins w:author="naomie mboma" w:date="2026-04-19T22:07:00Z" w16du:dateUtc="2026-04-19T21:07:00Z" w:id="4"/>
                <w:i/>
                <w:color w:val="156082"/>
                <w:sz w:val="32"/>
                <w:szCs w:val="32"/>
              </w:rPr>
            </w:pPr>
            <w:r w:rsidRPr="155F53FE" w:rsidR="1EF26519">
              <w:rPr>
                <w:i w:val="1"/>
                <w:iCs w:val="1"/>
                <w:color w:val="156082" w:themeColor="accent1" w:themeTint="FF" w:themeShade="FF"/>
                <w:sz w:val="32"/>
                <w:szCs w:val="32"/>
              </w:rPr>
              <w:t>Module Title</w:t>
            </w:r>
          </w:p>
          <w:p w:rsidR="00E50787" w:rsidP="155F53FE" w:rsidRDefault="00E50787" w14:paraId="25760F1A" w14:textId="7BB77BE5">
            <w:pPr>
              <w:pStyle w:val="Normal"/>
              <w:suppressLineNumbers w:val="0"/>
              <w:bidi w:val="0"/>
              <w:spacing w:before="0" w:beforeAutospacing="off" w:after="160" w:afterAutospacing="off" w:line="480" w:lineRule="auto"/>
              <w:ind w:left="0" w:right="0"/>
              <w:jc w:val="left"/>
              <w:rPr>
                <w:i w:val="1"/>
                <w:iCs w:val="1"/>
                <w:noProof w:val="0"/>
                <w:color w:val="156082" w:themeColor="accent1" w:themeTint="FF" w:themeShade="FF"/>
                <w:sz w:val="32"/>
                <w:szCs w:val="32"/>
                <w:lang w:val="en-IE"/>
              </w:rPr>
            </w:pPr>
            <w:r w:rsidRPr="155F53FE" w:rsidR="11F936E6">
              <w:rPr>
                <w:i w:val="1"/>
                <w:iCs w:val="1"/>
                <w:noProof w:val="0"/>
                <w:color w:val="156082" w:themeColor="accent1" w:themeTint="FF" w:themeShade="FF"/>
                <w:sz w:val="32"/>
                <w:szCs w:val="32"/>
                <w:lang w:val="en-IE"/>
              </w:rPr>
              <w:t>Strategic</w:t>
            </w:r>
            <w:r w:rsidRPr="155F53FE" w:rsidR="11F936E6">
              <w:rPr>
                <w:rFonts w:ascii="Calibri" w:hAnsi="Calibri" w:eastAsia="Calibri" w:cs="Calibri"/>
                <w:b w:val="0"/>
                <w:bCs w:val="0"/>
                <w:i w:val="0"/>
                <w:iCs w:val="0"/>
                <w:caps w:val="0"/>
                <w:smallCaps w:val="0"/>
                <w:noProof w:val="0"/>
                <w:color w:val="83CAEB" w:themeColor="accent1" w:themeTint="66" w:themeShade="FF"/>
                <w:sz w:val="32"/>
                <w:szCs w:val="32"/>
                <w:lang w:val="en-IE"/>
              </w:rPr>
              <w:t xml:space="preserve"> </w:t>
            </w:r>
            <w:r w:rsidRPr="155F53FE" w:rsidR="11F936E6">
              <w:rPr>
                <w:i w:val="1"/>
                <w:iCs w:val="1"/>
                <w:noProof w:val="0"/>
                <w:color w:val="156082" w:themeColor="accent1" w:themeTint="FF" w:themeShade="FF"/>
                <w:sz w:val="32"/>
                <w:szCs w:val="32"/>
                <w:lang w:val="en-IE"/>
              </w:rPr>
              <w:t>Thinking</w:t>
            </w:r>
            <w:r w:rsidRPr="155F53FE" w:rsidR="1F4C2298">
              <w:rPr>
                <w:i w:val="1"/>
                <w:iCs w:val="1"/>
                <w:noProof w:val="0"/>
                <w:color w:val="156082" w:themeColor="accent1" w:themeTint="FF" w:themeShade="FF"/>
                <w:sz w:val="32"/>
                <w:szCs w:val="32"/>
                <w:lang w:val="en-IE"/>
              </w:rPr>
              <w:t xml:space="preserve">   </w:t>
            </w:r>
            <w:r w:rsidRPr="155F53FE" w:rsidR="11F936E6">
              <w:rPr>
                <w:rFonts w:ascii="Calibri" w:hAnsi="Calibri" w:eastAsia="Calibri" w:cs="Calibri"/>
                <w:b w:val="0"/>
                <w:bCs w:val="0"/>
                <w:i w:val="1"/>
                <w:iCs w:val="1"/>
                <w:caps w:val="0"/>
                <w:smallCaps w:val="0"/>
                <w:noProof w:val="0"/>
                <w:color w:val="83CAEB" w:themeColor="accent1" w:themeTint="66" w:themeShade="FF"/>
                <w:sz w:val="32"/>
                <w:szCs w:val="32"/>
                <w:lang w:val="en-IE"/>
              </w:rPr>
              <w:t xml:space="preserve"> </w:t>
            </w:r>
            <w:r w:rsidRPr="155F53FE" w:rsidR="11F936E6">
              <w:rPr>
                <w:rFonts w:ascii="Arial" w:hAnsi="Arial" w:eastAsia="Arial" w:cs="Arial"/>
                <w:b w:val="0"/>
                <w:bCs w:val="0"/>
                <w:i w:val="0"/>
                <w:iCs w:val="0"/>
                <w:caps w:val="0"/>
                <w:smallCaps w:val="0"/>
                <w:noProof w:val="0"/>
                <w:color w:val="83CAEB" w:themeColor="accent1" w:themeTint="66" w:themeShade="FF"/>
                <w:sz w:val="32"/>
                <w:szCs w:val="32"/>
                <w:lang w:val="en-IE"/>
              </w:rPr>
              <w:t xml:space="preserve"> </w:t>
            </w:r>
            <w:r w:rsidRPr="155F53FE" w:rsidR="11F936E6">
              <w:rPr>
                <w:rFonts w:ascii="Calibri" w:hAnsi="Calibri" w:eastAsia="Calibri" w:cs="Calibri"/>
                <w:noProof w:val="0"/>
                <w:sz w:val="32"/>
                <w:szCs w:val="32"/>
                <w:lang w:val="en-IE"/>
              </w:rPr>
              <w:t xml:space="preserve"> </w:t>
            </w:r>
          </w:p>
        </w:tc>
        <w:tc>
          <w:tcPr>
            <w:tcW w:w="5759" w:type="dxa"/>
            <w:tcBorders>
              <w:top w:val="nil"/>
              <w:left w:val="nil"/>
              <w:bottom w:val="nil"/>
              <w:right w:val="nil"/>
            </w:tcBorders>
            <w:tcMar/>
          </w:tcPr>
          <w:p w:rsidR="0024408F" w:rsidRDefault="0024408F" w14:paraId="3D2E23D3" w14:textId="77777777">
            <w:pPr>
              <w:spacing w:line="480" w:lineRule="auto"/>
              <w:rPr>
                <w:color w:val="000000"/>
                <w:sz w:val="32"/>
                <w:szCs w:val="32"/>
              </w:rPr>
            </w:pPr>
          </w:p>
        </w:tc>
      </w:tr>
      <w:tr w:rsidR="0024408F" w:rsidTr="155F53FE" w14:paraId="6FA45D14" w14:textId="77777777">
        <w:trPr>
          <w:trHeight w:val="432"/>
        </w:trPr>
        <w:tc>
          <w:tcPr>
            <w:tcW w:w="3312" w:type="dxa"/>
            <w:tcBorders>
              <w:top w:val="nil"/>
              <w:left w:val="nil"/>
              <w:bottom w:val="nil"/>
              <w:right w:val="nil"/>
            </w:tcBorders>
            <w:tcMar/>
            <w:vAlign w:val="top"/>
            <w:hideMark/>
          </w:tcPr>
          <w:p w:rsidR="00E50787" w:rsidP="155F53FE" w:rsidRDefault="00E50787" w14:paraId="489B184B" w14:textId="2E916F3A">
            <w:pPr>
              <w:spacing w:line="480" w:lineRule="auto"/>
              <w:jc w:val="left"/>
            </w:pPr>
            <w:r w:rsidRPr="155F53FE" w:rsidR="1EF26519">
              <w:rPr>
                <w:i w:val="1"/>
                <w:iCs w:val="1"/>
                <w:color w:val="156082" w:themeColor="accent1" w:themeTint="FF" w:themeShade="FF"/>
                <w:sz w:val="32"/>
                <w:szCs w:val="32"/>
              </w:rPr>
              <w:t>Assessment Title</w:t>
            </w:r>
            <w:r w:rsidRPr="155F53FE" w:rsidR="28151BEE">
              <w:rPr>
                <w:i w:val="1"/>
                <w:iCs w:val="1"/>
                <w:color w:val="156082" w:themeColor="accent1" w:themeTint="FF" w:themeShade="FF"/>
                <w:sz w:val="32"/>
                <w:szCs w:val="32"/>
              </w:rPr>
              <w:t xml:space="preserve">   CA1–</w:t>
            </w:r>
            <w:r w:rsidRPr="155F53FE" w:rsidR="28151BEE">
              <w:rPr>
                <w:i w:val="1"/>
                <w:iCs w:val="1"/>
                <w:color w:val="156082" w:themeColor="accent1" w:themeTint="FF" w:themeShade="FF"/>
                <w:sz w:val="32"/>
                <w:szCs w:val="32"/>
              </w:rPr>
              <w:t xml:space="preserve">Capstone </w:t>
            </w:r>
            <w:r w:rsidRPr="155F53FE" w:rsidR="4E110C34">
              <w:rPr>
                <w:i w:val="1"/>
                <w:iCs w:val="1"/>
                <w:color w:val="156082" w:themeColor="accent1" w:themeTint="FF" w:themeShade="FF"/>
                <w:sz w:val="32"/>
                <w:szCs w:val="32"/>
              </w:rPr>
              <w:t>Project</w:t>
            </w:r>
            <w:r w:rsidRPr="155F53FE" w:rsidR="4E110C34">
              <w:rPr>
                <w:i w:val="1"/>
                <w:iCs w:val="1"/>
                <w:color w:val="156082" w:themeColor="accent1" w:themeTint="FF" w:themeShade="FF"/>
                <w:sz w:val="32"/>
                <w:szCs w:val="32"/>
              </w:rPr>
              <w:t xml:space="preserve"> Proposal</w:t>
            </w:r>
          </w:p>
        </w:tc>
        <w:tc>
          <w:tcPr>
            <w:tcW w:w="5759" w:type="dxa"/>
            <w:tcBorders>
              <w:top w:val="nil"/>
              <w:left w:val="nil"/>
              <w:bottom w:val="nil"/>
              <w:right w:val="nil"/>
            </w:tcBorders>
            <w:tcMar/>
          </w:tcPr>
          <w:p w:rsidR="0024408F" w:rsidRDefault="0024408F" w14:paraId="00FFC7E5" w14:textId="77777777">
            <w:pPr>
              <w:spacing w:line="480" w:lineRule="auto"/>
              <w:rPr>
                <w:color w:val="000000"/>
                <w:sz w:val="32"/>
                <w:szCs w:val="32"/>
              </w:rPr>
            </w:pPr>
          </w:p>
        </w:tc>
      </w:tr>
      <w:tr w:rsidR="0024408F" w:rsidTr="155F53FE" w14:paraId="60AB0230" w14:textId="77777777">
        <w:tc>
          <w:tcPr>
            <w:tcW w:w="3312" w:type="dxa"/>
            <w:tcBorders>
              <w:top w:val="nil"/>
              <w:left w:val="nil"/>
              <w:bottom w:val="nil"/>
              <w:right w:val="nil"/>
            </w:tcBorders>
            <w:tcMar/>
            <w:hideMark/>
          </w:tcPr>
          <w:p w:rsidR="0024408F" w:rsidRDefault="0024408F" w14:paraId="3BA3412A" w14:textId="77777777">
            <w:pPr>
              <w:spacing w:line="480" w:lineRule="auto"/>
              <w:rPr>
                <w:ins w:author="naomie mboma" w:date="2026-04-19T22:10:00Z" w16du:dateUtc="2026-04-19T21:10:00Z" w:id="8"/>
                <w:i/>
                <w:color w:val="156082"/>
                <w:sz w:val="32"/>
                <w:szCs w:val="32"/>
              </w:rPr>
            </w:pPr>
            <w:r w:rsidRPr="155F53FE" w:rsidR="1EF26519">
              <w:rPr>
                <w:i w:val="1"/>
                <w:iCs w:val="1"/>
                <w:color w:val="156082" w:themeColor="accent1" w:themeTint="FF" w:themeShade="FF"/>
                <w:sz w:val="32"/>
                <w:szCs w:val="32"/>
              </w:rPr>
              <w:t>Lecturer/Supervisor</w:t>
            </w:r>
          </w:p>
          <w:p w:rsidR="00E50787" w:rsidP="155F53FE" w:rsidRDefault="00E50787" w14:paraId="0F93ADA6" w14:textId="005D2A0E">
            <w:pPr>
              <w:pStyle w:val="Normal"/>
              <w:suppressLineNumbers w:val="0"/>
              <w:bidi w:val="0"/>
              <w:spacing w:before="0" w:beforeAutospacing="off" w:after="160" w:afterAutospacing="off" w:line="480" w:lineRule="auto"/>
              <w:ind w:left="0" w:right="0"/>
              <w:jc w:val="left"/>
              <w:rPr>
                <w:rFonts w:ascii="Calibri" w:hAnsi="Calibri" w:eastAsia="Calibri" w:cs="Calibri"/>
                <w:noProof w:val="0"/>
                <w:sz w:val="32"/>
                <w:szCs w:val="32"/>
                <w:lang w:val="en-IE"/>
              </w:rPr>
            </w:pPr>
            <w:r w:rsidRPr="155F53FE" w:rsidR="031E37D4">
              <w:rPr>
                <w:i w:val="1"/>
                <w:iCs w:val="1"/>
                <w:noProof w:val="0"/>
                <w:color w:val="156082" w:themeColor="accent1" w:themeTint="FF" w:themeShade="FF"/>
                <w:sz w:val="32"/>
                <w:szCs w:val="32"/>
                <w:lang w:val="fr-FR"/>
              </w:rPr>
              <w:t>Taufique</w:t>
            </w:r>
            <w:r w:rsidRPr="155F53FE" w:rsidR="031E37D4">
              <w:rPr>
                <w:i w:val="1"/>
                <w:iCs w:val="1"/>
                <w:noProof w:val="0"/>
                <w:color w:val="156082" w:themeColor="accent1" w:themeTint="FF" w:themeShade="FF"/>
                <w:sz w:val="32"/>
                <w:szCs w:val="32"/>
                <w:lang w:val="fr-FR"/>
              </w:rPr>
              <w:t xml:space="preserve"> Ahmed</w:t>
            </w:r>
          </w:p>
        </w:tc>
        <w:tc>
          <w:tcPr>
            <w:tcW w:w="5759" w:type="dxa"/>
            <w:tcBorders>
              <w:top w:val="nil"/>
              <w:left w:val="nil"/>
              <w:bottom w:val="nil"/>
              <w:right w:val="nil"/>
            </w:tcBorders>
            <w:tcMar/>
          </w:tcPr>
          <w:p w:rsidR="0024408F" w:rsidRDefault="0024408F" w14:paraId="2F796F2E" w14:textId="77777777">
            <w:pPr>
              <w:spacing w:line="480" w:lineRule="auto"/>
              <w:rPr>
                <w:color w:val="000000"/>
                <w:sz w:val="32"/>
                <w:szCs w:val="32"/>
              </w:rPr>
            </w:pPr>
          </w:p>
        </w:tc>
      </w:tr>
      <w:tr w:rsidR="0024408F" w:rsidTr="155F53FE" w14:paraId="4E5581C9" w14:textId="77777777">
        <w:tc>
          <w:tcPr>
            <w:tcW w:w="3312" w:type="dxa"/>
            <w:tcBorders>
              <w:top w:val="nil"/>
              <w:left w:val="nil"/>
              <w:bottom w:val="nil"/>
              <w:right w:val="nil"/>
            </w:tcBorders>
            <w:tcMar/>
            <w:hideMark/>
          </w:tcPr>
          <w:p w:rsidR="0024408F" w:rsidRDefault="0024408F" w14:paraId="6A8415D4" w14:textId="77777777">
            <w:pPr>
              <w:spacing w:line="480" w:lineRule="auto"/>
              <w:rPr>
                <w:ins w:author="naomie mboma" w:date="2026-04-19T22:08:00Z" w16du:dateUtc="2026-04-19T21:08:00Z" w:id="10"/>
                <w:i/>
                <w:color w:val="156082"/>
                <w:sz w:val="32"/>
                <w:szCs w:val="32"/>
              </w:rPr>
            </w:pPr>
            <w:r>
              <w:rPr>
                <w:i/>
                <w:color w:val="156082"/>
                <w:sz w:val="32"/>
                <w:szCs w:val="32"/>
              </w:rPr>
              <w:t>Assessment Due Date</w:t>
            </w:r>
          </w:p>
          <w:p w:rsidR="00E50787" w:rsidRDefault="00E50787" w14:paraId="1B7FDA69" w14:textId="51818B96">
            <w:pPr>
              <w:spacing w:line="480" w:lineRule="auto"/>
              <w:rPr>
                <w:i/>
                <w:color w:val="156082"/>
                <w:sz w:val="32"/>
                <w:szCs w:val="32"/>
              </w:rPr>
            </w:pPr>
            <w:ins w:author="naomie mboma" w:date="2026-04-19T22:08:00Z" w16du:dateUtc="2026-04-19T21:08:00Z" w:id="11">
              <w:r>
                <w:rPr>
                  <w:i/>
                  <w:color w:val="156082"/>
                  <w:sz w:val="32"/>
                  <w:szCs w:val="32"/>
                </w:rPr>
                <w:t>1</w:t>
              </w:r>
            </w:ins>
            <w:ins w:author="naomie mboma" w:date="2026-04-19T22:11:00Z" w16du:dateUtc="2026-04-19T21:11:00Z" w:id="12">
              <w:r>
                <w:rPr>
                  <w:i/>
                  <w:color w:val="156082"/>
                  <w:sz w:val="32"/>
                  <w:szCs w:val="32"/>
                </w:rPr>
                <w:t>2/03/2026</w:t>
              </w:r>
            </w:ins>
          </w:p>
        </w:tc>
        <w:tc>
          <w:tcPr>
            <w:tcW w:w="5759" w:type="dxa"/>
            <w:tcBorders>
              <w:top w:val="nil"/>
              <w:left w:val="nil"/>
              <w:bottom w:val="nil"/>
              <w:right w:val="nil"/>
            </w:tcBorders>
            <w:tcMar/>
          </w:tcPr>
          <w:p w:rsidR="0024408F" w:rsidRDefault="0024408F" w14:paraId="12EAA1FF" w14:textId="77777777">
            <w:pPr>
              <w:spacing w:line="480" w:lineRule="auto"/>
              <w:rPr>
                <w:color w:val="000000"/>
                <w:sz w:val="32"/>
                <w:szCs w:val="32"/>
              </w:rPr>
            </w:pPr>
          </w:p>
        </w:tc>
      </w:tr>
      <w:tr w:rsidR="0024408F" w:rsidTr="155F53FE" w14:paraId="056D6F5B" w14:textId="77777777">
        <w:tc>
          <w:tcPr>
            <w:tcW w:w="3312" w:type="dxa"/>
            <w:tcBorders>
              <w:top w:val="nil"/>
              <w:left w:val="nil"/>
              <w:bottom w:val="nil"/>
              <w:right w:val="nil"/>
            </w:tcBorders>
            <w:tcMar/>
            <w:hideMark/>
          </w:tcPr>
          <w:p w:rsidR="0024408F" w:rsidP="155F53FE" w:rsidRDefault="0024408F" w14:paraId="487A957A" w14:textId="4791E849">
            <w:pPr>
              <w:spacing w:line="480" w:lineRule="auto"/>
              <w:rPr>
                <w:ins w:author="naomie mboma" w:date="2026-04-19T22:08:00Z" w16du:dateUtc="2026-04-19T21:08:00Z" w:id="451408723"/>
                <w:i w:val="1"/>
                <w:iCs w:val="1"/>
                <w:color w:val="156082"/>
                <w:sz w:val="32"/>
                <w:szCs w:val="32"/>
              </w:rPr>
            </w:pPr>
            <w:r w:rsidRPr="155F53FE" w:rsidR="1EF26519">
              <w:rPr>
                <w:i w:val="1"/>
                <w:iCs w:val="1"/>
                <w:color w:val="156082" w:themeColor="accent1" w:themeTint="FF" w:themeShade="FF"/>
                <w:sz w:val="32"/>
                <w:szCs w:val="32"/>
              </w:rPr>
              <w:t>Date of Submission</w:t>
            </w:r>
            <w:r w:rsidRPr="155F53FE" w:rsidR="30F327DD">
              <w:rPr>
                <w:i w:val="1"/>
                <w:iCs w:val="1"/>
                <w:color w:val="156082" w:themeColor="accent1" w:themeTint="FF" w:themeShade="FF"/>
                <w:sz w:val="32"/>
                <w:szCs w:val="32"/>
              </w:rPr>
              <w:t xml:space="preserve">  </w:t>
            </w:r>
          </w:p>
          <w:p w:rsidR="00E50787" w:rsidP="155F53FE" w:rsidRDefault="00E50787" w14:paraId="4160E72B" w14:textId="2413982B">
            <w:pPr>
              <w:spacing w:line="480" w:lineRule="auto"/>
              <w:rPr>
                <w:i w:val="1"/>
                <w:iCs w:val="1"/>
                <w:color w:val="FF0000"/>
                <w:sz w:val="32"/>
                <w:szCs w:val="32"/>
              </w:rPr>
            </w:pPr>
            <w:r w:rsidRPr="155F53FE" w:rsidR="30F327DD">
              <w:rPr>
                <w:i w:val="1"/>
                <w:iCs w:val="1"/>
                <w:color w:val="FF0000"/>
                <w:sz w:val="32"/>
                <w:szCs w:val="32"/>
              </w:rPr>
              <w:t>19/10/2026</w:t>
            </w:r>
          </w:p>
        </w:tc>
        <w:tc>
          <w:tcPr>
            <w:tcW w:w="5759" w:type="dxa"/>
            <w:tcBorders>
              <w:top w:val="nil"/>
              <w:left w:val="nil"/>
              <w:bottom w:val="nil"/>
              <w:right w:val="nil"/>
            </w:tcBorders>
            <w:tcMar/>
          </w:tcPr>
          <w:p w:rsidR="0024408F" w:rsidRDefault="0024408F" w14:paraId="3D912CB8" w14:textId="77777777">
            <w:pPr>
              <w:spacing w:line="480" w:lineRule="auto"/>
              <w:rPr>
                <w:color w:val="000000"/>
                <w:sz w:val="32"/>
                <w:szCs w:val="32"/>
              </w:rPr>
            </w:pPr>
          </w:p>
        </w:tc>
      </w:tr>
    </w:tbl>
    <w:p w:rsidR="0051184F" w:rsidRDefault="00E73B14" w14:paraId="406FCFDF" w14:textId="77777777">
      <w:pPr>
        <w:rPr>
          <w:b/>
          <w:color w:val="156082"/>
          <w:sz w:val="32"/>
          <w:szCs w:val="32"/>
        </w:rPr>
      </w:pPr>
      <w:r>
        <w:rPr>
          <w:b/>
          <w:color w:val="156082"/>
          <w:sz w:val="32"/>
          <w:szCs w:val="32"/>
        </w:rPr>
        <w:t>Use of AI Tools</w:t>
      </w:r>
    </w:p>
    <w:p w:rsidR="0051184F" w:rsidP="155F53FE" w:rsidRDefault="00E73B14" w14:paraId="1C867621" w14:textId="1AF0AC7F">
      <w:pPr>
        <w:rPr>
          <w:rFonts w:ascii="Quattrocento Sans" w:hAnsi="Quattrocento Sans" w:eastAsia="Quattrocento Sans" w:cs="Quattrocento Sans"/>
          <w:b w:val="1"/>
          <w:bCs w:val="1"/>
          <w:color w:val="FF0000"/>
          <w:highlight w:val="white"/>
        </w:rPr>
      </w:pPr>
    </w:p>
    <w:p w:rsidR="0051184F" w:rsidRDefault="00E73B14" w14:paraId="6D6E9AD7" w14:textId="77777777">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rsidR="0051184F" w:rsidP="155F53FE" w:rsidRDefault="0024408F" w14:paraId="3165D2C2" w14:textId="64C65801">
      <w:pPr>
        <w:rPr>
          <w:sz w:val="28"/>
          <w:szCs w:val="28"/>
        </w:rPr>
      </w:pPr>
    </w:p>
    <w:p w:rsidR="0051184F" w:rsidRDefault="0051184F" w14:paraId="2A533964" w14:textId="4CDAC607"/>
    <w:p w:rsidR="0051184F" w:rsidRDefault="0051184F" w14:paraId="55CD6DCB" w14:textId="77777777"/>
    <w:p w:rsidR="0051184F" w:rsidRDefault="0051184F" w14:paraId="44F9F4FD" w14:textId="77777777"/>
    <w:p w:rsidR="0051184F" w:rsidRDefault="0051184F" w14:paraId="44386B7F" w14:textId="77777777"/>
    <w:p w:rsidR="0051184F" w:rsidRDefault="0051184F" w14:paraId="4380BBF5" w14:textId="77777777">
      <w:pPr>
        <w:sectPr w:rsidR="0051184F">
          <w:pgSz w:w="11906" w:h="16838" w:orient="portrait"/>
          <w:pgMar w:top="1440" w:right="1440" w:bottom="1440" w:left="1440" w:header="708" w:footer="708" w:gutter="0"/>
          <w:pgNumType w:start="1"/>
          <w:cols w:space="720"/>
        </w:sectPr>
      </w:pPr>
    </w:p>
    <w:p w:rsidR="0051184F" w:rsidP="155F53FE" w:rsidRDefault="00E73B14" w14:paraId="4C439B93" w14:textId="07C4E206">
      <w:pPr>
        <w:pStyle w:val="Normal"/>
        <w:rPr>
          <w:color w:val="3A3A3A"/>
          <w:sz w:val="40"/>
          <w:szCs w:val="40"/>
        </w:rPr>
      </w:pPr>
      <w:r w:rsidRPr="155F53FE" w:rsidR="076431D7">
        <w:rPr>
          <w:color w:val="3A3A3A" w:themeColor="background2" w:themeTint="FF" w:themeShade="40"/>
          <w:sz w:val="40"/>
          <w:szCs w:val="40"/>
        </w:rPr>
        <w:t>Abstract</w:t>
      </w:r>
    </w:p>
    <w:p w:rsidR="0051184F" w:rsidRDefault="0051184F" w14:paraId="58B44033" w14:textId="77777777"/>
    <w:p w:rsidR="0051184F" w:rsidRDefault="00E73B14" w14:paraId="160FD0A7" w14:textId="77777777">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rsidR="0051184F" w:rsidRDefault="0051184F" w14:paraId="77C44E43" w14:textId="77777777">
      <w:pPr>
        <w:rPr>
          <w:color w:val="FF0000"/>
        </w:rPr>
      </w:pPr>
    </w:p>
    <w:p w:rsidR="0051184F" w:rsidRDefault="0051184F" w14:paraId="40FB5800" w14:textId="77777777">
      <w:pPr>
        <w:rPr>
          <w:color w:val="FF0000"/>
        </w:rPr>
      </w:pPr>
    </w:p>
    <w:p w:rsidR="0051184F" w:rsidRDefault="0051184F" w14:paraId="056BD4FD" w14:textId="77777777">
      <w:pPr>
        <w:rPr>
          <w:color w:val="FF0000"/>
        </w:rPr>
      </w:pPr>
    </w:p>
    <w:p w:rsidR="0051184F" w:rsidRDefault="0051184F" w14:paraId="14D6B159" w14:textId="77777777"/>
    <w:p w:rsidR="0051184F" w:rsidRDefault="0051184F" w14:paraId="0B5E6918" w14:textId="77777777"/>
    <w:p w:rsidR="0051184F" w:rsidRDefault="0051184F" w14:paraId="3FF27551" w14:textId="77777777"/>
    <w:p w:rsidR="0051184F" w:rsidRDefault="0051184F" w14:paraId="538B75B9" w14:textId="77777777"/>
    <w:p w:rsidR="0051184F" w:rsidRDefault="0051184F" w14:paraId="2830171F" w14:textId="77777777"/>
    <w:p w:rsidR="0051184F" w:rsidRDefault="0051184F" w14:paraId="57F3BCBA" w14:textId="77777777"/>
    <w:p w:rsidR="0051184F" w:rsidRDefault="0051184F" w14:paraId="3C9C1BD0" w14:textId="77777777"/>
    <w:p w:rsidR="0051184F" w:rsidRDefault="0051184F" w14:paraId="4BE3D826" w14:textId="77777777"/>
    <w:p w:rsidR="0051184F" w:rsidRDefault="0051184F" w14:paraId="7EE7FE9F" w14:textId="77777777"/>
    <w:p w:rsidR="0051184F" w:rsidRDefault="0051184F" w14:paraId="25200B48" w14:textId="77777777"/>
    <w:p w:rsidR="0051184F" w:rsidRDefault="0051184F" w14:paraId="595D83D3" w14:textId="77777777"/>
    <w:p w:rsidR="0051184F" w:rsidRDefault="0051184F" w14:paraId="7397181B" w14:textId="77777777"/>
    <w:p w:rsidR="0051184F" w:rsidRDefault="0051184F" w14:paraId="0684B794" w14:textId="77777777"/>
    <w:p w:rsidR="0051184F" w:rsidRDefault="0051184F" w14:paraId="2C834E4E" w14:textId="77777777"/>
    <w:p w:rsidR="0051184F" w:rsidRDefault="0051184F" w14:paraId="445FE040" w14:textId="77777777"/>
    <w:p w:rsidR="0051184F" w:rsidRDefault="0051184F" w14:paraId="2D2ACFE4" w14:textId="77777777"/>
    <w:p w:rsidR="0051184F" w:rsidRDefault="0051184F" w14:paraId="5E763318" w14:textId="77777777"/>
    <w:p w:rsidR="0051184F" w:rsidRDefault="0051184F" w14:paraId="779314AE" w14:textId="77777777"/>
    <w:p w:rsidR="0051184F" w:rsidRDefault="0051184F" w14:paraId="608D45CE" w14:textId="77777777"/>
    <w:p w:rsidR="0051184F" w:rsidRDefault="0051184F" w14:paraId="26BBCD93" w14:textId="77777777"/>
    <w:p w:rsidR="0051184F" w:rsidRDefault="0051184F" w14:paraId="0DCA3CCC" w14:textId="77777777"/>
    <w:p w:rsidR="0051184F" w:rsidRDefault="0051184F" w14:paraId="228B2106" w14:textId="77777777"/>
    <w:p w:rsidR="0051184F" w:rsidRDefault="00E73B14" w14:paraId="4E7E9E86" w14:textId="77777777">
      <w:pPr>
        <w:keepNext/>
        <w:keepLines/>
        <w:pBdr>
          <w:top w:val="nil"/>
          <w:left w:val="nil"/>
          <w:bottom w:val="nil"/>
          <w:right w:val="nil"/>
          <w:between w:val="nil"/>
        </w:pBdr>
        <w:spacing w:before="240" w:after="0" w:line="240" w:lineRule="auto"/>
        <w:rPr>
          <w:rFonts w:ascii="Play" w:hAnsi="Play" w:eastAsia="Play" w:cs="Play"/>
          <w:color w:val="0F4761"/>
          <w:sz w:val="32"/>
          <w:szCs w:val="32"/>
        </w:rPr>
      </w:pPr>
      <w:r>
        <w:rPr>
          <w:rFonts w:ascii="Play" w:hAnsi="Play" w:eastAsia="Play" w:cs="Play"/>
          <w:color w:val="0F4761"/>
          <w:sz w:val="32"/>
          <w:szCs w:val="32"/>
        </w:rPr>
        <w:t>Contents</w:t>
      </w:r>
    </w:p>
    <w:sdt>
      <w:sdtPr>
        <w:id w:val="-1939593324"/>
        <w:docPartObj>
          <w:docPartGallery w:val="Table of Contents"/>
          <w:docPartUnique/>
        </w:docPartObj>
      </w:sdtPr>
      <w:sdtEndPr/>
      <w:sdtContent>
        <w:p w:rsidR="0051184F" w:rsidRDefault="00E73B14" w14:paraId="6A944F1F" w14:textId="77777777">
          <w:pPr>
            <w:pBdr>
              <w:top w:val="nil"/>
              <w:left w:val="nil"/>
              <w:bottom w:val="nil"/>
              <w:right w:val="nil"/>
              <w:between w:val="nil"/>
            </w:pBdr>
            <w:tabs>
              <w:tab w:val="right" w:leader="dot" w:pos="9016"/>
            </w:tabs>
            <w:spacing w:after="100"/>
            <w:rPr>
              <w:rFonts w:ascii="Aptos" w:hAnsi="Aptos" w:eastAsia="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r>
            <w:r>
              <w:rPr>
                <w:color w:val="000000"/>
              </w:rPr>
              <w:t>1</w:t>
            </w:r>
          </w:hyperlink>
        </w:p>
        <w:p w:rsidR="0051184F" w:rsidRDefault="00E73B14" w14:paraId="56AC4D4C" w14:textId="77777777">
          <w:pPr>
            <w:pBdr>
              <w:top w:val="nil"/>
              <w:left w:val="nil"/>
              <w:bottom w:val="nil"/>
              <w:right w:val="nil"/>
              <w:between w:val="nil"/>
            </w:pBdr>
            <w:tabs>
              <w:tab w:val="right" w:leader="dot" w:pos="9016"/>
            </w:tabs>
            <w:spacing w:after="100"/>
            <w:rPr>
              <w:rFonts w:ascii="Aptos" w:hAnsi="Aptos" w:eastAsia="Aptos" w:cs="Aptos"/>
              <w:color w:val="000000"/>
              <w:sz w:val="24"/>
              <w:szCs w:val="24"/>
            </w:rPr>
          </w:pPr>
          <w:hyperlink w:anchor="_heading=h.30j0zll">
            <w:r>
              <w:rPr>
                <w:color w:val="000000"/>
              </w:rPr>
              <w:t>Chapter 1</w:t>
            </w:r>
            <w:r>
              <w:rPr>
                <w:color w:val="000000"/>
              </w:rPr>
              <w:tab/>
            </w:r>
            <w:r>
              <w:rPr>
                <w:color w:val="000000"/>
              </w:rPr>
              <w:t>1</w:t>
            </w:r>
          </w:hyperlink>
        </w:p>
        <w:p w:rsidR="0051184F" w:rsidRDefault="00E73B14" w14:paraId="2B1E522C" w14:textId="77777777">
          <w:pPr>
            <w:pBdr>
              <w:top w:val="nil"/>
              <w:left w:val="nil"/>
              <w:bottom w:val="nil"/>
              <w:right w:val="nil"/>
              <w:between w:val="nil"/>
            </w:pBdr>
            <w:tabs>
              <w:tab w:val="right" w:leader="dot" w:pos="9016"/>
            </w:tabs>
            <w:spacing w:after="100"/>
            <w:ind w:left="220"/>
            <w:rPr>
              <w:rFonts w:ascii="Aptos" w:hAnsi="Aptos" w:eastAsia="Aptos" w:cs="Aptos"/>
              <w:color w:val="000000"/>
              <w:sz w:val="24"/>
              <w:szCs w:val="24"/>
            </w:rPr>
          </w:pPr>
          <w:hyperlink w:anchor="_heading=h.1fob9te">
            <w:r>
              <w:rPr>
                <w:color w:val="000000"/>
              </w:rPr>
              <w:t>Chapter 1.1</w:t>
            </w:r>
            <w:r>
              <w:rPr>
                <w:color w:val="000000"/>
              </w:rPr>
              <w:tab/>
            </w:r>
            <w:r>
              <w:rPr>
                <w:color w:val="000000"/>
              </w:rPr>
              <w:t>1</w:t>
            </w:r>
          </w:hyperlink>
        </w:p>
        <w:p w:rsidR="0051184F" w:rsidRDefault="00E73B14" w14:paraId="45433B99" w14:textId="77777777">
          <w:pPr>
            <w:pBdr>
              <w:top w:val="nil"/>
              <w:left w:val="nil"/>
              <w:bottom w:val="nil"/>
              <w:right w:val="nil"/>
              <w:between w:val="nil"/>
            </w:pBdr>
            <w:tabs>
              <w:tab w:val="right" w:leader="dot" w:pos="9016"/>
            </w:tabs>
            <w:spacing w:after="100"/>
            <w:ind w:left="440"/>
            <w:rPr>
              <w:rFonts w:ascii="Aptos" w:hAnsi="Aptos" w:eastAsia="Aptos" w:cs="Aptos"/>
              <w:color w:val="000000"/>
              <w:sz w:val="24"/>
              <w:szCs w:val="24"/>
            </w:rPr>
          </w:pPr>
          <w:hyperlink w:anchor="_heading=h.3znysh7">
            <w:r>
              <w:rPr>
                <w:color w:val="000000"/>
              </w:rPr>
              <w:t>Chapter 1.1.1.</w:t>
            </w:r>
            <w:r>
              <w:rPr>
                <w:color w:val="000000"/>
              </w:rPr>
              <w:tab/>
            </w:r>
            <w:r>
              <w:rPr>
                <w:color w:val="000000"/>
              </w:rPr>
              <w:t>1</w:t>
            </w:r>
          </w:hyperlink>
        </w:p>
        <w:p w:rsidR="0051184F" w:rsidRDefault="00E73B14" w14:paraId="3F523FB6" w14:textId="77777777">
          <w:pPr>
            <w:pBdr>
              <w:top w:val="nil"/>
              <w:left w:val="nil"/>
              <w:bottom w:val="nil"/>
              <w:right w:val="nil"/>
              <w:between w:val="nil"/>
            </w:pBdr>
            <w:tabs>
              <w:tab w:val="right" w:leader="dot" w:pos="9016"/>
            </w:tabs>
            <w:spacing w:after="100"/>
            <w:rPr>
              <w:rFonts w:ascii="Aptos" w:hAnsi="Aptos" w:eastAsia="Aptos" w:cs="Aptos"/>
              <w:color w:val="000000"/>
              <w:sz w:val="24"/>
              <w:szCs w:val="24"/>
            </w:rPr>
          </w:pPr>
          <w:hyperlink w:anchor="_heading=h.2et92p0">
            <w:r>
              <w:rPr>
                <w:color w:val="000000"/>
              </w:rPr>
              <w:t>References</w:t>
            </w:r>
            <w:r>
              <w:rPr>
                <w:color w:val="000000"/>
              </w:rPr>
              <w:tab/>
            </w:r>
            <w:r>
              <w:rPr>
                <w:color w:val="000000"/>
              </w:rPr>
              <w:t>2</w:t>
            </w:r>
          </w:hyperlink>
        </w:p>
        <w:p w:rsidR="0051184F" w:rsidRDefault="00E73B14" w14:paraId="51630EDE" w14:textId="77777777">
          <w:r>
            <w:fldChar w:fldCharType="end"/>
          </w:r>
        </w:p>
      </w:sdtContent>
    </w:sdt>
    <w:p w:rsidR="0051184F" w:rsidRDefault="0051184F" w14:paraId="603E4E1C" w14:textId="77777777"/>
    <w:p w:rsidR="0051184F" w:rsidRDefault="0051184F" w14:paraId="3FC082A0" w14:textId="77777777"/>
    <w:p w:rsidR="0051184F" w:rsidRDefault="0051184F" w14:paraId="57600F63" w14:textId="77777777"/>
    <w:p w:rsidR="0051184F" w:rsidRDefault="0051184F" w14:paraId="1B3B2BF3" w14:textId="77777777">
      <w:pPr>
        <w:sectPr w:rsidR="0051184F">
          <w:footerReference w:type="default" r:id="rId14"/>
          <w:pgSz w:w="11906" w:h="16838" w:orient="portrait"/>
          <w:pgMar w:top="1440" w:right="1440" w:bottom="1440" w:left="1440" w:header="708" w:footer="708" w:gutter="0"/>
          <w:cols w:space="720"/>
        </w:sectPr>
      </w:pPr>
    </w:p>
    <w:p w:rsidR="0051184F" w:rsidRDefault="00E73B14" w14:paraId="4811BABB" w14:textId="77777777">
      <w:pPr>
        <w:pStyle w:val="Heading1"/>
        <w:spacing w:after="0"/>
      </w:pPr>
      <w:bookmarkStart w:name="_heading=h.gjdgxs" w:id="16"/>
      <w:bookmarkEnd w:id="16"/>
      <w:r w:rsidR="076431D7">
        <w:rPr/>
        <w:t>Introduction</w:t>
      </w:r>
    </w:p>
    <w:p w:rsidR="10945FBB" w:rsidP="155F53FE" w:rsidRDefault="10945FBB" w14:paraId="6BEEBC9E" w14:textId="4EBC8A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10945FBB">
        <w:rPr>
          <w:rFonts w:ascii="Aptos" w:hAnsi="Aptos" w:eastAsia="Aptos" w:cs="Aptos"/>
          <w:b w:val="0"/>
          <w:bCs w:val="0"/>
          <w:i w:val="0"/>
          <w:iCs w:val="0"/>
          <w:caps w:val="0"/>
          <w:smallCaps w:val="0"/>
          <w:noProof w:val="0"/>
          <w:color w:val="000000" w:themeColor="text1" w:themeTint="FF" w:themeShade="FF"/>
          <w:sz w:val="24"/>
          <w:szCs w:val="24"/>
          <w:lang w:val="en-IE"/>
        </w:rPr>
        <w:t>The supply chain is important for meeting market demand and making sure goods reach customers on time. An efficient supply chain can help companies reduce transport and delivery costs, use less fuel and reduce emissions, helping to protect the environment.</w:t>
      </w:r>
    </w:p>
    <w:p w:rsidR="10945FBB" w:rsidP="155F53FE" w:rsidRDefault="10945FBB" w14:paraId="4A6094BD" w14:textId="157961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10945FBB">
        <w:rPr>
          <w:rFonts w:ascii="Aptos" w:hAnsi="Aptos" w:eastAsia="Aptos" w:cs="Aptos"/>
          <w:b w:val="0"/>
          <w:bCs w:val="0"/>
          <w:i w:val="0"/>
          <w:iCs w:val="0"/>
          <w:caps w:val="0"/>
          <w:smallCaps w:val="0"/>
          <w:noProof w:val="0"/>
          <w:color w:val="000000" w:themeColor="text1" w:themeTint="FF" w:themeShade="FF"/>
          <w:sz w:val="24"/>
          <w:szCs w:val="24"/>
          <w:lang w:val="en-IE"/>
        </w:rPr>
        <w:t>However, the supply chain can also affect the final price paid by consumers. Transport costs, delivery delays, changes in transport routes, political events and other unexpected problems can increase business costs and lead to higher prices for customers.</w:t>
      </w:r>
    </w:p>
    <w:p w:rsidR="10945FBB" w:rsidP="155F53FE" w:rsidRDefault="10945FBB" w14:paraId="77EBB8A8" w14:textId="2FCA58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10945FBB">
        <w:rPr>
          <w:rFonts w:ascii="Aptos" w:hAnsi="Aptos" w:eastAsia="Aptos" w:cs="Aptos"/>
          <w:b w:val="0"/>
          <w:bCs w:val="0"/>
          <w:i w:val="0"/>
          <w:iCs w:val="0"/>
          <w:caps w:val="0"/>
          <w:smallCaps w:val="0"/>
          <w:noProof w:val="0"/>
          <w:color w:val="000000" w:themeColor="text1" w:themeTint="FF" w:themeShade="FF"/>
          <w:sz w:val="24"/>
          <w:szCs w:val="24"/>
          <w:lang w:val="en-IE"/>
        </w:rPr>
        <w:t>Factors such as transportation routes, delivery delays, logistical challenges, geopolitical events and unexpected disruptions can affect supply chain costs and, consequently, consumer prices. Understanding these factors is essential for businesses seeking to improve their operational efficiency while remaining competitive in the market.</w:t>
      </w:r>
    </w:p>
    <w:p w:rsidR="10945FBB" w:rsidP="155F53FE" w:rsidRDefault="10945FBB" w14:paraId="0FD64B11" w14:textId="198A21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10945FBB">
        <w:rPr>
          <w:rFonts w:ascii="Aptos" w:hAnsi="Aptos" w:eastAsia="Aptos" w:cs="Aptos"/>
          <w:b w:val="0"/>
          <w:bCs w:val="0"/>
          <w:i w:val="0"/>
          <w:iCs w:val="0"/>
          <w:caps w:val="0"/>
          <w:smallCaps w:val="0"/>
          <w:noProof w:val="0"/>
          <w:color w:val="000000" w:themeColor="text1" w:themeTint="FF" w:themeShade="FF"/>
          <w:sz w:val="24"/>
          <w:szCs w:val="24"/>
          <w:lang w:val="en-IE"/>
        </w:rPr>
        <w:t>Recent changes in food prices and consumer spending highlight the importance of understanding the factors that influence the cost of everyday goods. Taxes, geopolitical developments, transportation costs and other economic factors can all contribute to price fluctuations.</w:t>
      </w:r>
    </w:p>
    <w:p w:rsidR="155F53FE" w:rsidP="155F53FE" w:rsidRDefault="155F53FE" w14:paraId="3E36FA43" w14:textId="248C5DE9">
      <w:pPr>
        <w:pStyle w:val="Normal"/>
      </w:pPr>
    </w:p>
    <w:p w:rsidR="0051184F" w:rsidRDefault="00E73B14" w14:paraId="6B356D46" w14:textId="59A9CAAA">
      <w:pPr>
        <w:pStyle w:val="Heading1"/>
        <w:spacing w:before="0"/>
      </w:pPr>
      <w:r w:rsidR="29C430B0">
        <w:rPr/>
        <w:t>Problem definition</w:t>
      </w:r>
      <w:r w:rsidR="076431D7">
        <w:rPr/>
        <w:t xml:space="preserve"> 1</w:t>
      </w:r>
    </w:p>
    <w:p w:rsidR="183265BD" w:rsidP="155F53FE" w:rsidRDefault="183265BD" w14:paraId="3DCCA6E2" w14:textId="717959EF">
      <w:pPr>
        <w:pStyle w:val="Normal"/>
        <w:rPr>
          <w:rFonts w:ascii="Calibri" w:hAnsi="Calibri" w:eastAsia="Calibri" w:cs="Calibri"/>
          <w:noProof w:val="0"/>
          <w:sz w:val="22"/>
          <w:szCs w:val="22"/>
          <w:lang w:val="en-IE"/>
        </w:rPr>
      </w:pPr>
      <w:r w:rsidRPr="155F53FE" w:rsidR="183265BD">
        <w:rPr>
          <w:rFonts w:ascii="Aptos" w:hAnsi="Aptos" w:eastAsia="Aptos" w:cs="Aptos"/>
          <w:b w:val="0"/>
          <w:bCs w:val="0"/>
          <w:i w:val="0"/>
          <w:iCs w:val="0"/>
          <w:caps w:val="0"/>
          <w:smallCaps w:val="0"/>
          <w:noProof w:val="0"/>
          <w:color w:val="000000" w:themeColor="text1" w:themeTint="FF" w:themeShade="FF"/>
          <w:sz w:val="24"/>
          <w:szCs w:val="24"/>
          <w:lang w:val="en-IE"/>
        </w:rPr>
        <w:t>This project proposes a predictive model that estimates how supply chain disruptions, such as transport delays, higher freight costs and energy price shocks, translate into consumer price increases in Ireland. By forecasting this impact in advance, the model can support decisions on how to reduce its effect on end customers, for example through scenario analysis of alternative routes, suppliers or stock levels. Compared with a reactive approach, a data-driven forecast enables earlier, evidence-based action and a more resilient, efficient and sustainable supply chain.</w:t>
      </w:r>
    </w:p>
    <w:p w:rsidR="0051184F" w:rsidRDefault="00E73B14" w14:paraId="7BAE125C" w14:textId="77777777">
      <w:pPr>
        <w:pStyle w:val="Heading2"/>
      </w:pPr>
      <w:bookmarkStart w:name="_heading=h.1fob9te" w:id="18"/>
      <w:bookmarkEnd w:id="18"/>
      <w:r w:rsidR="076431D7">
        <w:rPr/>
        <w:t>Chapter 1.1</w:t>
      </w:r>
    </w:p>
    <w:p w:rsidR="22ABE32A" w:rsidP="155F53FE" w:rsidRDefault="22ABE32A" w14:paraId="29F59E4B" w14:textId="4298D8A8">
      <w:pPr>
        <w:rPr>
          <w:rFonts w:ascii="Calibri" w:hAnsi="Calibri" w:eastAsia="Calibri" w:cs="Calibri"/>
          <w:b w:val="0"/>
          <w:bCs w:val="0"/>
          <w:i w:val="0"/>
          <w:iCs w:val="0"/>
          <w:caps w:val="0"/>
          <w:smallCaps w:val="0"/>
          <w:noProof w:val="0"/>
          <w:color w:val="000000" w:themeColor="text1" w:themeTint="FF" w:themeShade="FF"/>
          <w:sz w:val="28"/>
          <w:szCs w:val="28"/>
          <w:lang w:val="en-US"/>
        </w:rPr>
      </w:pPr>
      <w:r w:rsidRPr="155F53FE" w:rsidR="22ABE32A">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IE"/>
        </w:rPr>
        <w:t>Aim and Objectives</w:t>
      </w:r>
    </w:p>
    <w:p w:rsidR="22ABE32A" w:rsidP="155F53FE" w:rsidRDefault="22ABE32A" w14:paraId="6F111EA1" w14:textId="5BC29D13">
      <w:pPr>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22ABE32A">
        <w:rPr>
          <w:rFonts w:ascii="Aptos" w:hAnsi="Aptos" w:eastAsia="Aptos" w:cs="Aptos"/>
          <w:b w:val="0"/>
          <w:bCs w:val="0"/>
          <w:i w:val="0"/>
          <w:iCs w:val="0"/>
          <w:caps w:val="0"/>
          <w:smallCaps w:val="0"/>
          <w:noProof w:val="0"/>
          <w:color w:val="000000" w:themeColor="text1" w:themeTint="FF" w:themeShade="FF"/>
          <w:sz w:val="24"/>
          <w:szCs w:val="24"/>
          <w:lang w:val="en-IE"/>
        </w:rPr>
        <w:t>The central objective is developing a predictive model that estimates how supply chain disruptions affect consumer prices in Ireland, and to use it to support decisions that reduce the impact on end customers gives business advantages.</w:t>
      </w:r>
    </w:p>
    <w:p w:rsidR="22ABE32A" w:rsidP="155F53FE" w:rsidRDefault="22ABE32A" w14:paraId="546891A3" w14:textId="67B1484A">
      <w:pPr>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22ABE32A">
        <w:rPr>
          <w:rFonts w:ascii="Aptos" w:hAnsi="Aptos" w:eastAsia="Aptos" w:cs="Aptos"/>
          <w:b w:val="1"/>
          <w:bCs w:val="1"/>
          <w:i w:val="0"/>
          <w:iCs w:val="0"/>
          <w:caps w:val="0"/>
          <w:smallCaps w:val="0"/>
          <w:noProof w:val="0"/>
          <w:color w:val="000000" w:themeColor="text1" w:themeTint="FF" w:themeShade="FF"/>
          <w:sz w:val="24"/>
          <w:szCs w:val="24"/>
          <w:lang w:val="en-IE"/>
        </w:rPr>
        <w:t>Specific objectives</w:t>
      </w:r>
    </w:p>
    <w:p w:rsidR="22ABE32A" w:rsidP="155F53FE" w:rsidRDefault="22ABE32A" w14:paraId="6325CEFD" w14:textId="52605311">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22ABE32A">
        <w:rPr>
          <w:rFonts w:ascii="Aptos" w:hAnsi="Aptos" w:eastAsia="Aptos" w:cs="Aptos"/>
          <w:b w:val="0"/>
          <w:bCs w:val="0"/>
          <w:i w:val="0"/>
          <w:iCs w:val="0"/>
          <w:caps w:val="0"/>
          <w:smallCaps w:val="0"/>
          <w:noProof w:val="0"/>
          <w:color w:val="000000" w:themeColor="text1" w:themeTint="FF" w:themeShade="FF"/>
          <w:sz w:val="24"/>
          <w:szCs w:val="24"/>
          <w:lang w:val="en-IE"/>
        </w:rPr>
        <w:t>To collect, clean and integrate public monthly data on Irish consumer prices (CSO) and supply chain pressure indicators.</w:t>
      </w:r>
    </w:p>
    <w:p w:rsidR="22ABE32A" w:rsidP="155F53FE" w:rsidRDefault="22ABE32A" w14:paraId="3B1C235F" w14:textId="38AFDA96">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22ABE32A">
        <w:rPr>
          <w:rFonts w:ascii="Aptos" w:hAnsi="Aptos" w:eastAsia="Aptos" w:cs="Aptos"/>
          <w:b w:val="0"/>
          <w:bCs w:val="0"/>
          <w:i w:val="0"/>
          <w:iCs w:val="0"/>
          <w:caps w:val="0"/>
          <w:smallCaps w:val="0"/>
          <w:noProof w:val="0"/>
          <w:color w:val="000000" w:themeColor="text1" w:themeTint="FF" w:themeShade="FF"/>
          <w:sz w:val="24"/>
          <w:szCs w:val="24"/>
          <w:lang w:val="en-IE"/>
        </w:rPr>
        <w:t>To analyse the relationship between supply chain pressure and price changes in a selected category, including the time lag between disruption and price effect.</w:t>
      </w:r>
    </w:p>
    <w:p w:rsidR="22ABE32A" w:rsidP="155F53FE" w:rsidRDefault="22ABE32A" w14:paraId="6573C83D" w14:textId="0666456D">
      <w:pPr>
        <w:pStyle w:val="ListParagraph"/>
        <w:numPr>
          <w:ilvl w:val="0"/>
          <w:numId w:val="7"/>
        </w:num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22ABE32A">
        <w:rPr>
          <w:rFonts w:ascii="Aptos" w:hAnsi="Aptos" w:eastAsia="Aptos" w:cs="Aptos"/>
          <w:b w:val="0"/>
          <w:bCs w:val="0"/>
          <w:i w:val="0"/>
          <w:iCs w:val="0"/>
          <w:caps w:val="0"/>
          <w:smallCaps w:val="0"/>
          <w:noProof w:val="0"/>
          <w:color w:val="000000" w:themeColor="text1" w:themeTint="FF" w:themeShade="FF"/>
          <w:sz w:val="24"/>
          <w:szCs w:val="24"/>
          <w:lang w:val="en-IE"/>
        </w:rPr>
        <w:t>To build and compare a baseline model with machine learning models (Linear Regression and Random Forest)</w:t>
      </w:r>
    </w:p>
    <w:p w:rsidR="22ABE32A" w:rsidP="155F53FE" w:rsidRDefault="22ABE32A" w14:paraId="42EDC1D3" w14:textId="2F35448C">
      <w:pPr>
        <w:pStyle w:val="ListParagraph"/>
        <w:numPr>
          <w:ilvl w:val="0"/>
          <w:numId w:val="7"/>
        </w:num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22ABE32A">
        <w:rPr>
          <w:rFonts w:ascii="Aptos" w:hAnsi="Aptos" w:eastAsia="Aptos" w:cs="Aptos"/>
          <w:b w:val="0"/>
          <w:bCs w:val="0"/>
          <w:i w:val="0"/>
          <w:iCs w:val="0"/>
          <w:caps w:val="0"/>
          <w:smallCaps w:val="0"/>
          <w:noProof w:val="0"/>
          <w:color w:val="000000" w:themeColor="text1" w:themeTint="FF" w:themeShade="FF"/>
          <w:sz w:val="24"/>
          <w:szCs w:val="24"/>
          <w:lang w:val="en-IE"/>
        </w:rPr>
        <w:t>To present forecasts and scenarios in an interactive dashboard, and to document the limitations and ethical considerations of the model.</w:t>
      </w:r>
    </w:p>
    <w:p w:rsidR="155F53FE" w:rsidP="155F53FE" w:rsidRDefault="155F53FE" w14:paraId="4F82211E" w14:textId="1E2A86AA">
      <w:pPr>
        <w:pStyle w:val="Normal"/>
      </w:pPr>
    </w:p>
    <w:p w:rsidR="0051184F" w:rsidRDefault="00E73B14" w14:paraId="60033E0B" w14:textId="77777777">
      <w:pPr>
        <w:pStyle w:val="Heading3"/>
      </w:pPr>
      <w:bookmarkStart w:name="_heading=h.3znysh7" w:id="19"/>
      <w:bookmarkEnd w:id="19"/>
      <w:r w:rsidR="076431D7">
        <w:rPr/>
        <w:t>Chapter 1.1.1.</w:t>
      </w:r>
    </w:p>
    <w:p w:rsidR="0051184F" w:rsidP="155F53FE" w:rsidRDefault="0051184F" w14:paraId="12BE8A2D" w14:textId="182A9060">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8"/>
          <w:szCs w:val="28"/>
          <w:lang w:val="en-US"/>
        </w:rPr>
      </w:pPr>
      <w:r w:rsidRPr="155F53FE" w:rsidR="4A41E570">
        <w:rPr>
          <w:rFonts w:ascii="Calibri" w:hAnsi="Calibri" w:eastAsia="Calibri" w:cs="Calibri"/>
          <w:b w:val="1"/>
          <w:bCs w:val="1"/>
          <w:i w:val="0"/>
          <w:iCs w:val="0"/>
          <w:caps w:val="0"/>
          <w:smallCaps w:val="0"/>
          <w:noProof w:val="0"/>
          <w:color w:val="000000" w:themeColor="text1" w:themeTint="FF" w:themeShade="FF"/>
          <w:sz w:val="28"/>
          <w:szCs w:val="28"/>
          <w:lang w:val="en-IE"/>
        </w:rPr>
        <w:t>Scope</w:t>
      </w:r>
    </w:p>
    <w:p w:rsidR="0051184F" w:rsidP="155F53FE" w:rsidRDefault="0051184F" w14:paraId="2EA8951C" w14:textId="1660627C">
      <w:pPr>
        <w:spacing w:before="0" w:beforeAutospacing="off" w:after="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Supply chain pressure indicators improve the accuracy of consumer price forecasts in Ireland compared with a baseline that uses past prices only.</w:t>
      </w:r>
    </w:p>
    <w:p w:rsidR="0051184F" w:rsidP="155F53FE" w:rsidRDefault="0051184F" w14:paraId="371D8290" w14:textId="0E951D04">
      <w:pPr>
        <w:spacing w:before="0" w:beforeAutospacing="off" w:after="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It takes supply chain disruption indicators (freight costs, energy prices, import prices, logistics delays) and </w:t>
      </w:r>
      <w:r w:rsidRPr="155F53FE" w:rsidR="4A41E570">
        <w:rPr>
          <w:rFonts w:ascii="Aptos" w:hAnsi="Aptos" w:eastAsia="Aptos" w:cs="Aptos"/>
          <w:b w:val="1"/>
          <w:bCs w:val="1"/>
          <w:i w:val="0"/>
          <w:iCs w:val="0"/>
          <w:caps w:val="0"/>
          <w:smallCaps w:val="0"/>
          <w:noProof w:val="0"/>
          <w:color w:val="000000" w:themeColor="text1" w:themeTint="FF" w:themeShade="FF"/>
          <w:sz w:val="24"/>
          <w:szCs w:val="24"/>
          <w:lang w:val="en-IE"/>
        </w:rPr>
        <w:t>predicts how much consumer prices will rise</w:t>
      </w: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 over the next 1 to 3 months, in this project for example the next step the focus will be in the food category, The objective is to investigate whether supply-chain indicators can help predict changes in that category.</w:t>
      </w:r>
    </w:p>
    <w:p w:rsidR="0051184F" w:rsidP="155F53FE" w:rsidRDefault="0051184F" w14:paraId="2248EC19" w14:textId="1D1B6226">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8"/>
          <w:szCs w:val="28"/>
          <w:lang w:val="en-US"/>
        </w:rPr>
      </w:pPr>
      <w:r w:rsidRPr="155F53FE" w:rsidR="4A41E570">
        <w:rPr>
          <w:rFonts w:ascii="Calibri" w:hAnsi="Calibri" w:eastAsia="Calibri" w:cs="Calibri"/>
          <w:b w:val="1"/>
          <w:bCs w:val="1"/>
          <w:i w:val="0"/>
          <w:iCs w:val="0"/>
          <w:caps w:val="0"/>
          <w:smallCaps w:val="0"/>
          <w:noProof w:val="0"/>
          <w:color w:val="000000" w:themeColor="text1" w:themeTint="FF" w:themeShade="FF"/>
          <w:sz w:val="28"/>
          <w:szCs w:val="28"/>
          <w:lang w:val="en-IE"/>
        </w:rPr>
        <w:t>Scope</w:t>
      </w:r>
    </w:p>
    <w:p w:rsidR="0051184F" w:rsidP="155F53FE" w:rsidRDefault="0051184F" w14:paraId="2ACAF4FA" w14:textId="35274215">
      <w:pPr>
        <w:spacing w:before="0" w:beforeAutospacing="off" w:after="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Supply chain pressure indicators improve the accuracy of consumer price forecasts in Ireland compared with a baseline that uses past prices only.</w:t>
      </w:r>
    </w:p>
    <w:p w:rsidR="0051184F" w:rsidP="155F53FE" w:rsidRDefault="0051184F" w14:paraId="56AB3BDA" w14:textId="627A905D">
      <w:pPr>
        <w:spacing w:before="0" w:beforeAutospacing="off" w:after="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It takes supply chain disruption indicators (freight costs, energy prices, import prices, logistics delays) and </w:t>
      </w:r>
      <w:r w:rsidRPr="155F53FE" w:rsidR="4A41E570">
        <w:rPr>
          <w:rFonts w:ascii="Aptos" w:hAnsi="Aptos" w:eastAsia="Aptos" w:cs="Aptos"/>
          <w:b w:val="1"/>
          <w:bCs w:val="1"/>
          <w:i w:val="0"/>
          <w:iCs w:val="0"/>
          <w:caps w:val="0"/>
          <w:smallCaps w:val="0"/>
          <w:noProof w:val="0"/>
          <w:color w:val="000000" w:themeColor="text1" w:themeTint="FF" w:themeShade="FF"/>
          <w:sz w:val="24"/>
          <w:szCs w:val="24"/>
          <w:lang w:val="en-IE"/>
        </w:rPr>
        <w:t>predicts how much consumer prices will rise</w:t>
      </w: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 over the next 1 to 3 months, in this project for example the next step the focus will be in the food category, The objective is to investigate whether supply-chain indicators can help predict changes in that category. </w:t>
      </w:r>
    </w:p>
    <w:p w:rsidR="0051184F" w:rsidP="155F53FE" w:rsidRDefault="0051184F" w14:paraId="4BD5D94A" w14:textId="4517A6CA">
      <w:pPr>
        <w:spacing w:before="0" w:beforeAutospacing="off" w:after="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051184F" w:rsidP="155F53FE" w:rsidRDefault="0051184F" w14:paraId="74A7AF51" w14:textId="75982730">
      <w:pPr>
        <w:ind w:left="720"/>
        <w:rPr>
          <w:rFonts w:ascii="Aptos" w:hAnsi="Aptos" w:eastAsia="Aptos" w:cs="Aptos"/>
          <w:b w:val="0"/>
          <w:bCs w:val="0"/>
          <w:i w:val="0"/>
          <w:iCs w:val="0"/>
          <w:caps w:val="0"/>
          <w:smallCaps w:val="0"/>
          <w:noProof w:val="0"/>
          <w:color w:val="000000" w:themeColor="text1" w:themeTint="FF" w:themeShade="FF"/>
          <w:sz w:val="24"/>
          <w:szCs w:val="24"/>
          <w:lang w:val="en-IE"/>
        </w:rPr>
      </w:pPr>
    </w:p>
    <w:p w:rsidR="0051184F" w:rsidP="155F53FE" w:rsidRDefault="0051184F" w14:paraId="5125BB5B" w14:textId="0D0D1FDD">
      <w:pPr>
        <w:rPr>
          <w:rFonts w:ascii="Calibri" w:hAnsi="Calibri" w:eastAsia="Calibri" w:cs="Calibri"/>
          <w:b w:val="0"/>
          <w:bCs w:val="0"/>
          <w:i w:val="0"/>
          <w:iCs w:val="0"/>
          <w:caps w:val="0"/>
          <w:smallCaps w:val="0"/>
          <w:noProof w:val="0"/>
          <w:color w:val="000000" w:themeColor="text1" w:themeTint="FF" w:themeShade="FF"/>
          <w:sz w:val="28"/>
          <w:szCs w:val="28"/>
          <w:lang w:val="en-IE"/>
        </w:rPr>
      </w:pPr>
      <w:r w:rsidRPr="155F53FE" w:rsidR="4A41E570">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IE"/>
        </w:rPr>
        <w:t>Methodology</w:t>
      </w:r>
    </w:p>
    <w:p w:rsidR="0051184F" w:rsidP="155F53FE" w:rsidRDefault="0051184F" w14:paraId="7A3ECF58" w14:textId="4C24747B">
      <w:pPr>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This project will adopt a quantitative research approach using historical data from official </w:t>
      </w:r>
      <w:r w:rsidRPr="155F53FE" w:rsidR="4A41E570">
        <w:rPr>
          <w:rFonts w:ascii="Aptos" w:hAnsi="Aptos" w:eastAsia="Aptos" w:cs="Aptos"/>
          <w:b w:val="0"/>
          <w:bCs w:val="0"/>
          <w:i w:val="1"/>
          <w:iCs w:val="1"/>
          <w:caps w:val="0"/>
          <w:smallCaps w:val="0"/>
          <w:noProof w:val="0"/>
          <w:color w:val="000000" w:themeColor="text1" w:themeTint="FF" w:themeShade="FF"/>
          <w:sz w:val="24"/>
          <w:szCs w:val="24"/>
          <w:lang w:val="en-IE"/>
        </w:rPr>
        <w:t>Irish</w:t>
      </w: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 and</w:t>
      </w:r>
      <w:r w:rsidRPr="155F53FE" w:rsidR="4A41E570">
        <w:rPr>
          <w:rFonts w:ascii="Aptos" w:hAnsi="Aptos" w:eastAsia="Aptos" w:cs="Aptos"/>
          <w:b w:val="0"/>
          <w:bCs w:val="0"/>
          <w:i w:val="1"/>
          <w:iCs w:val="1"/>
          <w:caps w:val="0"/>
          <w:smallCaps w:val="0"/>
          <w:noProof w:val="0"/>
          <w:color w:val="000000" w:themeColor="text1" w:themeTint="FF" w:themeShade="FF"/>
          <w:sz w:val="24"/>
          <w:szCs w:val="24"/>
          <w:lang w:val="en-IE"/>
        </w:rPr>
        <w:t xml:space="preserve"> European statistical sources</w:t>
      </w: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 </w:t>
      </w:r>
    </w:p>
    <w:p w:rsidR="0051184F" w:rsidP="155F53FE" w:rsidRDefault="0051184F" w14:paraId="1D088A19" w14:textId="5790D318">
      <w:pPr>
        <w:rPr>
          <w:rFonts w:ascii="Aptos" w:hAnsi="Aptos" w:eastAsia="Aptos" w:cs="Aptos"/>
          <w:b w:val="0"/>
          <w:bCs w:val="0"/>
          <w:i w:val="0"/>
          <w:iCs w:val="0"/>
          <w:caps w:val="0"/>
          <w:smallCaps w:val="0"/>
          <w:noProof w:val="0"/>
          <w:color w:val="000000" w:themeColor="text1" w:themeTint="FF" w:themeShade="FF"/>
          <w:sz w:val="24"/>
          <w:szCs w:val="24"/>
          <w:lang w:val="en-US"/>
        </w:rPr>
      </w:pPr>
    </w:p>
    <w:p w:rsidR="0051184F" w:rsidP="155F53FE" w:rsidRDefault="0051184F" w14:paraId="72DC6A22" w14:textId="2933604F">
      <w:pPr>
        <w:rPr>
          <w:rFonts w:ascii="Aptos" w:hAnsi="Aptos" w:eastAsia="Aptos" w:cs="Aptos"/>
          <w:b w:val="0"/>
          <w:bCs w:val="0"/>
          <w:i w:val="0"/>
          <w:iCs w:val="0"/>
          <w:caps w:val="0"/>
          <w:smallCaps w:val="0"/>
          <w:noProof w:val="0"/>
          <w:color w:val="000000" w:themeColor="text1" w:themeTint="FF" w:themeShade="FF"/>
          <w:sz w:val="24"/>
          <w:szCs w:val="24"/>
          <w:lang w:val="en-US"/>
        </w:rPr>
      </w:pPr>
    </w:p>
    <w:p w:rsidR="0051184F" w:rsidP="155F53FE" w:rsidRDefault="0051184F" w14:paraId="66526CED" w14:textId="77DCEAB0">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Data Collection</w:t>
      </w:r>
    </w:p>
    <w:p w:rsidR="0051184F" w:rsidP="155F53FE" w:rsidRDefault="0051184F" w14:paraId="748691FF" w14:textId="62CA4FF4">
      <w:pPr>
        <w:ind w:left="720"/>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Historical consumer price data will be collected from the Central Statistics Office (CSO) Ireland. Additional supply-chain indicators, such as import price and volume indices, will be investigated as potential explanatory variables. </w:t>
      </w:r>
    </w:p>
    <w:p w:rsidR="0051184F" w:rsidP="155F53FE" w:rsidRDefault="0051184F" w14:paraId="64CE11F0" w14:textId="509E0AC5">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Data Preparation</w:t>
      </w:r>
    </w:p>
    <w:p w:rsidR="0051184F" w:rsidP="155F53FE" w:rsidRDefault="0051184F" w14:paraId="7648D288" w14:textId="2984E6EE">
      <w:pPr>
        <w:ind w:left="720"/>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The datasets will be cleaned and prepared using Python in Jupiter and the Pandas library. This stage will include checking missing values, date formats, selecting relevant variables and aligning observations by month. </w:t>
      </w:r>
    </w:p>
    <w:p w:rsidR="0051184F" w:rsidP="155F53FE" w:rsidRDefault="0051184F" w14:paraId="194B94E9" w14:textId="5B8B5C92">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Predictive Modelling</w:t>
      </w:r>
    </w:p>
    <w:p w:rsidR="0051184F" w:rsidP="155F53FE" w:rsidRDefault="0051184F" w14:paraId="0739605C" w14:textId="1AF8087A">
      <w:pPr>
        <w:ind w:left="720"/>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A regression-based approach will be considered because the target variable will represent a numerical consumer price index or its change over time. Linear Regression will be used as a baseline model, with additional models such as Decision Tree Regression or Random Forest Regression.</w:t>
      </w:r>
    </w:p>
    <w:p w:rsidR="0051184F" w:rsidP="155F53FE" w:rsidRDefault="0051184F" w14:paraId="1B14D85D" w14:textId="7039B637">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Interpretation and Deliverables</w:t>
      </w:r>
    </w:p>
    <w:p w:rsidR="0051184F" w:rsidP="155F53FE" w:rsidRDefault="0051184F" w14:paraId="78D68D39" w14:textId="310732BC">
      <w:pPr>
        <w:ind w:left="720"/>
        <w:rPr>
          <w:rFonts w:ascii="Aptos" w:hAnsi="Aptos" w:eastAsia="Aptos" w:cs="Aptos"/>
          <w:b w:val="0"/>
          <w:bCs w:val="0"/>
          <w:i w:val="0"/>
          <w:iCs w:val="0"/>
          <w:caps w:val="0"/>
          <w:smallCaps w:val="0"/>
          <w:noProof w:val="0"/>
          <w:color w:val="000000" w:themeColor="text1" w:themeTint="FF" w:themeShade="FF"/>
          <w:sz w:val="24"/>
          <w:szCs w:val="24"/>
          <w:lang w:val="en-IE"/>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The final stage will interpret the model results in a business context. Python visualisations and a dashboard will present consumer price trends, relevant supply-chain indicators and model predictions. The findings will discuss the potential usefulness and limitations of the model for monitoring consumer price pressures in Ireland.</w:t>
      </w:r>
    </w:p>
    <w:p w:rsidR="0051184F" w:rsidP="155F53FE" w:rsidRDefault="0051184F" w14:paraId="5B6888DB" w14:textId="356EEBB8">
      <w:pPr>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0051184F" w:rsidP="155F53FE" w:rsidRDefault="0051184F" w14:paraId="1FD221EE" w14:textId="7F749B2B">
      <w:pPr>
        <w:ind w:left="0"/>
        <w:rPr>
          <w:rFonts w:ascii="Calibri" w:hAnsi="Calibri" w:eastAsia="Calibri" w:cs="Calibri"/>
          <w:b w:val="0"/>
          <w:bCs w:val="0"/>
          <w:i w:val="0"/>
          <w:iCs w:val="0"/>
          <w:caps w:val="0"/>
          <w:smallCaps w:val="0"/>
          <w:noProof w:val="0"/>
          <w:color w:val="000000" w:themeColor="text1" w:themeTint="FF" w:themeShade="FF"/>
          <w:sz w:val="28"/>
          <w:szCs w:val="28"/>
          <w:lang w:val="en-US"/>
        </w:rPr>
      </w:pPr>
      <w:r w:rsidRPr="155F53FE" w:rsidR="4A41E570">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IE"/>
        </w:rPr>
        <w:t>Data Sources</w:t>
      </w:r>
    </w:p>
    <w:p w:rsidR="0051184F" w:rsidP="155F53FE" w:rsidRDefault="0051184F" w14:paraId="306B273D" w14:textId="1B23A6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xml:space="preserve">The data source for this project will be the </w:t>
      </w:r>
      <w:r w:rsidRPr="155F53FE" w:rsidR="4A41E570">
        <w:rPr>
          <w:rFonts w:ascii="Aptos" w:hAnsi="Aptos" w:eastAsia="Aptos" w:cs="Aptos"/>
          <w:b w:val="0"/>
          <w:bCs w:val="0"/>
          <w:i w:val="1"/>
          <w:iCs w:val="1"/>
          <w:caps w:val="0"/>
          <w:smallCaps w:val="0"/>
          <w:noProof w:val="0"/>
          <w:color w:val="000000" w:themeColor="text1" w:themeTint="FF" w:themeShade="FF"/>
          <w:sz w:val="24"/>
          <w:szCs w:val="24"/>
          <w:lang w:val="en-IE"/>
        </w:rPr>
        <w:t>Central Statistics Office (CSO) Ireland</w:t>
      </w: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 specifically the</w:t>
      </w:r>
      <w:r w:rsidRPr="155F53FE" w:rsidR="4A41E570">
        <w:rPr>
          <w:rFonts w:ascii="Aptos" w:hAnsi="Aptos" w:eastAsia="Aptos" w:cs="Aptos"/>
          <w:b w:val="0"/>
          <w:bCs w:val="0"/>
          <w:i w:val="1"/>
          <w:iCs w:val="1"/>
          <w:caps w:val="0"/>
          <w:smallCaps w:val="0"/>
          <w:noProof w:val="0"/>
          <w:color w:val="000000" w:themeColor="text1" w:themeTint="FF" w:themeShade="FF"/>
          <w:sz w:val="24"/>
          <w:szCs w:val="24"/>
          <w:lang w:val="en-IE"/>
        </w:rPr>
        <w:t xml:space="preserve"> Consumer Price Index by Commodity Group dataset (CPM20). </w:t>
      </w: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This dataset contains monthly consumer price index data organised by commodity group. The downloaded file includes the variables Statistic Label, Month, Commodity Group, UNIT and VALUE.</w:t>
      </w:r>
    </w:p>
    <w:p w:rsidR="0051184F" w:rsidP="155F53FE" w:rsidRDefault="0051184F" w14:paraId="03658011" w14:textId="3675D8B1">
      <w:pPr>
        <w:pStyle w:val="Normal"/>
      </w:pPr>
      <w:r w:rsidRPr="155F53FE" w:rsidR="4A41E570">
        <w:rPr>
          <w:rFonts w:ascii="Aptos" w:hAnsi="Aptos" w:eastAsia="Aptos" w:cs="Aptos"/>
          <w:b w:val="0"/>
          <w:bCs w:val="0"/>
          <w:i w:val="0"/>
          <w:iCs w:val="0"/>
          <w:caps w:val="0"/>
          <w:smallCaps w:val="0"/>
          <w:noProof w:val="0"/>
          <w:color w:val="000000" w:themeColor="text1" w:themeTint="FF" w:themeShade="FF"/>
          <w:sz w:val="24"/>
          <w:szCs w:val="24"/>
          <w:lang w:val="en-IE"/>
        </w:rPr>
        <w:t>This primary dataset is important to the project because it provides historical information on consumer price movements in Ireland. These data will be used to analyse price and establish the target variable for the predictive model.</w:t>
      </w:r>
    </w:p>
    <w:p w:rsidR="0051184F" w:rsidP="155F53FE" w:rsidRDefault="0051184F" w14:paraId="71D86798" w14:textId="788FEC2E">
      <w:pPr>
        <w:pStyle w:val="Normal"/>
        <w:rPr>
          <w:rFonts w:ascii="Aptos" w:hAnsi="Aptos" w:eastAsia="Aptos" w:cs="Aptos"/>
          <w:b w:val="0"/>
          <w:bCs w:val="0"/>
          <w:i w:val="0"/>
          <w:iCs w:val="0"/>
          <w:caps w:val="0"/>
          <w:smallCaps w:val="0"/>
          <w:noProof w:val="0"/>
          <w:color w:val="000000" w:themeColor="text1" w:themeTint="FF" w:themeShade="FF"/>
          <w:sz w:val="24"/>
          <w:szCs w:val="24"/>
          <w:lang w:val="en-IE"/>
        </w:rPr>
      </w:pPr>
    </w:p>
    <w:p w:rsidR="0051184F" w:rsidP="155F53FE" w:rsidRDefault="0051184F" w14:paraId="09BD4AC4" w14:textId="02879293">
      <w:pPr>
        <w:ind w:left="0"/>
        <w:rPr>
          <w:rFonts w:ascii="Calibri" w:hAnsi="Calibri" w:eastAsia="Calibri" w:cs="Calibri"/>
          <w:b w:val="0"/>
          <w:bCs w:val="0"/>
          <w:i w:val="0"/>
          <w:iCs w:val="0"/>
          <w:caps w:val="0"/>
          <w:smallCaps w:val="0"/>
          <w:noProof w:val="0"/>
          <w:color w:val="000000" w:themeColor="text1" w:themeTint="FF" w:themeShade="FF"/>
          <w:sz w:val="28"/>
          <w:szCs w:val="28"/>
          <w:lang w:val="en-US"/>
        </w:rPr>
      </w:pPr>
      <w:r w:rsidRPr="155F53FE" w:rsidR="43F25511">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IE"/>
        </w:rPr>
        <w:t>Expected Deliverables</w:t>
      </w:r>
    </w:p>
    <w:p w:rsidR="0051184F" w:rsidP="155F53FE" w:rsidRDefault="0051184F" w14:paraId="7577DE4B" w14:textId="516332B2">
      <w:pPr>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43F25511">
        <w:rPr>
          <w:rFonts w:ascii="Aptos" w:hAnsi="Aptos" w:eastAsia="Aptos" w:cs="Aptos"/>
          <w:b w:val="0"/>
          <w:bCs w:val="0"/>
          <w:i w:val="0"/>
          <w:iCs w:val="0"/>
          <w:caps w:val="0"/>
          <w:smallCaps w:val="0"/>
          <w:noProof w:val="0"/>
          <w:color w:val="000000" w:themeColor="text1" w:themeTint="FF" w:themeShade="FF"/>
          <w:sz w:val="24"/>
          <w:szCs w:val="24"/>
          <w:lang w:val="en-IE"/>
        </w:rPr>
        <w:t>The models will be evaluated using appropriate metrics, including Mean Absolute</w:t>
      </w:r>
      <w:r w:rsidRPr="155F53FE" w:rsidR="43F25511">
        <w:rPr>
          <w:rFonts w:ascii="Aptos" w:hAnsi="Aptos" w:eastAsia="Aptos" w:cs="Aptos"/>
          <w:b w:val="1"/>
          <w:bCs w:val="1"/>
          <w:i w:val="0"/>
          <w:iCs w:val="0"/>
          <w:caps w:val="0"/>
          <w:smallCaps w:val="0"/>
          <w:noProof w:val="0"/>
          <w:color w:val="FF0000"/>
          <w:sz w:val="24"/>
          <w:szCs w:val="24"/>
          <w:lang w:val="en-IE"/>
        </w:rPr>
        <w:t xml:space="preserve"> </w:t>
      </w:r>
      <w:r w:rsidRPr="155F53FE" w:rsidR="43F25511">
        <w:rPr>
          <w:rFonts w:ascii="Aptos" w:hAnsi="Aptos" w:eastAsia="Aptos" w:cs="Aptos"/>
          <w:b w:val="0"/>
          <w:bCs w:val="0"/>
          <w:i w:val="0"/>
          <w:iCs w:val="0"/>
          <w:caps w:val="0"/>
          <w:smallCaps w:val="0"/>
          <w:noProof w:val="0"/>
          <w:color w:val="000000" w:themeColor="text1" w:themeTint="FF" w:themeShade="FF"/>
          <w:sz w:val="24"/>
          <w:szCs w:val="24"/>
          <w:lang w:val="en-IE"/>
        </w:rPr>
        <w:t>Error (MAE) and Root Mean Squared Error (RMSE). Historical observations will be divided chronologically into training and testing periods to reduce the risk of data leakage. The results will be compared to determine how accurately the selected indicators predict consumer price movements.</w:t>
      </w:r>
    </w:p>
    <w:p w:rsidR="0051184F" w:rsidP="155F53FE" w:rsidRDefault="0051184F" w14:paraId="61F5EEF6" w14:textId="6ED291F5">
      <w:pPr>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0051184F" w:rsidP="155F53FE" w:rsidRDefault="0051184F" w14:paraId="48978481" w14:textId="351DE04D">
      <w:pPr>
        <w:ind w:left="0"/>
        <w:rPr>
          <w:rFonts w:ascii="Calibri" w:hAnsi="Calibri" w:eastAsia="Calibri" w:cs="Calibri"/>
          <w:b w:val="0"/>
          <w:bCs w:val="0"/>
          <w:i w:val="0"/>
          <w:iCs w:val="0"/>
          <w:caps w:val="0"/>
          <w:smallCaps w:val="0"/>
          <w:noProof w:val="0"/>
          <w:color w:val="000000" w:themeColor="text1" w:themeTint="FF" w:themeShade="FF"/>
          <w:sz w:val="28"/>
          <w:szCs w:val="28"/>
          <w:lang w:val="en-US"/>
        </w:rPr>
      </w:pPr>
      <w:r w:rsidRPr="155F53FE" w:rsidR="43F25511">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IE"/>
        </w:rPr>
        <w:t>Project Timeline using Gantt Chart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5"/>
        <w:gridCol w:w="2204"/>
        <w:gridCol w:w="500"/>
        <w:gridCol w:w="490"/>
        <w:gridCol w:w="490"/>
        <w:gridCol w:w="490"/>
        <w:gridCol w:w="505"/>
        <w:gridCol w:w="460"/>
        <w:gridCol w:w="535"/>
        <w:gridCol w:w="520"/>
        <w:gridCol w:w="535"/>
        <w:gridCol w:w="490"/>
        <w:gridCol w:w="430"/>
        <w:gridCol w:w="595"/>
        <w:gridCol w:w="530"/>
      </w:tblGrid>
      <w:tr w:rsidR="155F53FE" w:rsidTr="155F53FE" w14:paraId="3B939905">
        <w:trPr>
          <w:trHeight w:val="37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69EBA52C" w14:textId="6332BDB1">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shd w:val="clear" w:color="auto" w:fill="1F3864"/>
            <w:tcMar>
              <w:top w:w="45" w:type="dxa"/>
              <w:left w:w="60" w:type="dxa"/>
              <w:bottom w:w="45" w:type="dxa"/>
              <w:right w:w="60" w:type="dxa"/>
            </w:tcMar>
            <w:vAlign w:val="top"/>
          </w:tcPr>
          <w:p w:rsidR="155F53FE" w:rsidP="155F53FE" w:rsidRDefault="155F53FE" w14:paraId="30FDBD86" w14:textId="0C1D5DEF">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Task list</w:t>
            </w:r>
          </w:p>
        </w:tc>
        <w:tc>
          <w:tcPr>
            <w:tcW w:w="500" w:type="dxa"/>
            <w:tcBorders>
              <w:top w:val="single" w:color="BFBFBF" w:themeColor="background1" w:themeShade="BF" w:sz="6"/>
              <w:left w:val="single" w:color="000000" w:themeColor="text1" w:sz="12"/>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3129BD32" w14:textId="3B3C9A22">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Sep</w:t>
            </w:r>
          </w:p>
        </w:tc>
        <w:tc>
          <w:tcPr>
            <w:tcW w:w="490"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6DC7A219" w14:textId="77AB70FA">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Oct</w:t>
            </w:r>
          </w:p>
        </w:tc>
        <w:tc>
          <w:tcPr>
            <w:tcW w:w="490"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4E0CA5E2" w14:textId="3F512D5C">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Nov</w:t>
            </w:r>
          </w:p>
        </w:tc>
        <w:tc>
          <w:tcPr>
            <w:tcW w:w="490"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4A07150A" w14:textId="6A160E46">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Dez</w:t>
            </w:r>
          </w:p>
        </w:tc>
        <w:tc>
          <w:tcPr>
            <w:tcW w:w="505"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12EB3011" w14:textId="1CE519AD">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Jan</w:t>
            </w:r>
          </w:p>
        </w:tc>
        <w:tc>
          <w:tcPr>
            <w:tcW w:w="460"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37C1372D" w14:textId="044DACA5">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Fev</w:t>
            </w:r>
          </w:p>
        </w:tc>
        <w:tc>
          <w:tcPr>
            <w:tcW w:w="535"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13916003" w14:textId="77EAD31F">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Mar</w:t>
            </w:r>
          </w:p>
        </w:tc>
        <w:tc>
          <w:tcPr>
            <w:tcW w:w="520"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2746A99F" w14:textId="7BAEA49A">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Apr</w:t>
            </w:r>
          </w:p>
        </w:tc>
        <w:tc>
          <w:tcPr>
            <w:tcW w:w="535"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4450C1C7" w14:textId="42E3423E">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May</w:t>
            </w:r>
          </w:p>
        </w:tc>
        <w:tc>
          <w:tcPr>
            <w:tcW w:w="490"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41455E65" w14:textId="579C6EB9">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Jun</w:t>
            </w:r>
          </w:p>
        </w:tc>
        <w:tc>
          <w:tcPr>
            <w:tcW w:w="430"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26F12532" w14:textId="4EAFEB87">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Jul</w:t>
            </w:r>
          </w:p>
        </w:tc>
        <w:tc>
          <w:tcPr>
            <w:tcW w:w="595" w:type="dxa"/>
            <w:tcBorders>
              <w:top w:val="single" w:color="BFBFBF" w:themeColor="background1" w:themeShade="BF" w:sz="6"/>
              <w:left w:val="single" w:color="BFBFBF" w:themeColor="background1" w:themeShade="BF" w:sz="6"/>
              <w:bottom w:val="nil"/>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6B974D8F" w14:textId="0E5BB51D">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Ago</w:t>
            </w:r>
          </w:p>
        </w:tc>
        <w:tc>
          <w:tcPr>
            <w:tcW w:w="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45" w:type="dxa"/>
              <w:left w:w="60" w:type="dxa"/>
              <w:bottom w:w="45" w:type="dxa"/>
              <w:right w:w="60" w:type="dxa"/>
            </w:tcMar>
            <w:vAlign w:val="top"/>
          </w:tcPr>
          <w:p w:rsidR="155F53FE" w:rsidP="155F53FE" w:rsidRDefault="155F53FE" w14:paraId="71031C11" w14:textId="2BDCD8B5">
            <w:pPr>
              <w:spacing w:before="0" w:after="0"/>
              <w:jc w:val="center"/>
              <w:rPr>
                <w:rFonts w:ascii="Arial" w:hAnsi="Arial" w:eastAsia="Arial" w:cs="Arial"/>
                <w:b w:val="0"/>
                <w:bCs w:val="0"/>
                <w:i w:val="0"/>
                <w:iCs w:val="0"/>
                <w:color w:val="FFFFFF" w:themeColor="background1" w:themeTint="FF" w:themeShade="FF"/>
                <w:sz w:val="18"/>
                <w:szCs w:val="18"/>
              </w:rPr>
            </w:pPr>
            <w:r w:rsidRPr="155F53FE" w:rsidR="155F53FE">
              <w:rPr>
                <w:rFonts w:ascii="Arial" w:hAnsi="Arial" w:eastAsia="Arial" w:cs="Arial"/>
                <w:b w:val="1"/>
                <w:bCs w:val="1"/>
                <w:i w:val="0"/>
                <w:iCs w:val="0"/>
                <w:color w:val="FFFFFF" w:themeColor="background1" w:themeTint="FF" w:themeShade="FF"/>
                <w:sz w:val="18"/>
                <w:szCs w:val="18"/>
                <w:lang w:val="en-IE"/>
              </w:rPr>
              <w:t>Sep</w:t>
            </w:r>
          </w:p>
        </w:tc>
      </w:tr>
      <w:tr w:rsidR="155F53FE" w:rsidTr="155F53FE" w14:paraId="79DC58FB">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79A7F032" w14:textId="2FD5942D">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1</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59720741" w14:textId="5E9852EE">
            <w:pPr>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Read the brief and assessment criteria</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3DE22EA6" w14:textId="114C607E">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28FCE688" w14:textId="1E62BD36">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0E035148" w14:textId="7FE5AE96">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02115521" w14:textId="5B38DC67">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250D2763" w14:textId="3D6F695E">
            <w:pPr>
              <w:spacing w:before="0" w:after="0"/>
              <w:jc w:val="left"/>
              <w:rPr>
                <w:rFonts w:ascii="Arial" w:hAnsi="Arial" w:eastAsia="Arial" w:cs="Arial"/>
                <w:b w:val="0"/>
                <w:bCs w:val="0"/>
                <w:i w:val="0"/>
                <w:iCs w:val="0"/>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3A72B539" w14:textId="39CFF830">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7D057B71" w14:textId="2F8FB67D">
            <w:pPr>
              <w:spacing w:before="0" w:after="0"/>
              <w:jc w:val="left"/>
              <w:rPr>
                <w:rFonts w:ascii="Arial" w:hAnsi="Arial" w:eastAsia="Arial" w:cs="Arial"/>
                <w:b w:val="0"/>
                <w:bCs w:val="0"/>
                <w:i w:val="0"/>
                <w:iCs w:val="0"/>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34BB1D1B" w14:textId="48271791">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1562D562" w14:textId="35C8E0F7">
            <w:pPr>
              <w:spacing w:before="0" w:after="0"/>
              <w:jc w:val="left"/>
              <w:rPr>
                <w:rFonts w:ascii="Arial" w:hAnsi="Arial" w:eastAsia="Arial" w:cs="Arial"/>
                <w:b w:val="0"/>
                <w:bCs w:val="0"/>
                <w:i w:val="0"/>
                <w:iCs w:val="0"/>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F17D480" w14:textId="6EE0B80D">
            <w:pPr>
              <w:spacing w:before="0" w:after="0"/>
              <w:jc w:val="left"/>
              <w:rPr>
                <w:rFonts w:ascii="Arial" w:hAnsi="Arial" w:eastAsia="Arial" w:cs="Arial"/>
                <w:b w:val="0"/>
                <w:bCs w:val="0"/>
                <w:i w:val="0"/>
                <w:iCs w:val="0"/>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02ECB1F4" w14:textId="31E6E47C">
            <w:pPr>
              <w:spacing w:before="0" w:after="0"/>
              <w:jc w:val="left"/>
              <w:rPr>
                <w:rFonts w:ascii="Arial" w:hAnsi="Arial" w:eastAsia="Arial" w:cs="Arial"/>
                <w:b w:val="0"/>
                <w:bCs w:val="0"/>
                <w:i w:val="0"/>
                <w:iCs w:val="0"/>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09E2AF34" w14:textId="1DC11524">
            <w:pPr>
              <w:spacing w:before="0" w:after="0"/>
              <w:jc w:val="left"/>
              <w:rPr>
                <w:rFonts w:ascii="Arial" w:hAnsi="Arial" w:eastAsia="Arial" w:cs="Arial"/>
                <w:b w:val="0"/>
                <w:bCs w:val="0"/>
                <w:i w:val="0"/>
                <w:iCs w:val="0"/>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602136F4" w14:textId="6AA17C91">
            <w:pPr>
              <w:spacing w:before="0" w:after="0"/>
              <w:jc w:val="left"/>
              <w:rPr>
                <w:rFonts w:ascii="Arial" w:hAnsi="Arial" w:eastAsia="Arial" w:cs="Arial"/>
                <w:b w:val="0"/>
                <w:bCs w:val="0"/>
                <w:i w:val="0"/>
                <w:iCs w:val="0"/>
                <w:sz w:val="20"/>
                <w:szCs w:val="20"/>
              </w:rPr>
            </w:pPr>
          </w:p>
        </w:tc>
      </w:tr>
      <w:tr w:rsidR="155F53FE" w:rsidTr="155F53FE" w14:paraId="306B4093">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12C6DBB7" w14:textId="35CF4D01">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2</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1A1C9311" w14:textId="03E95C00">
            <w:pPr>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US"/>
              </w:rPr>
              <w:t>Define the problem, objectives and project questions</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44E3D2E2" w14:textId="5D458D6B">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0689E0E7" w14:textId="025C9A3B">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252C6556" w14:textId="57167A19">
            <w:pPr>
              <w:spacing w:before="0" w:beforeAutospacing="off" w:after="0" w:afterAutospacing="off" w:line="278" w:lineRule="auto"/>
              <w:ind w:left="0" w:right="0"/>
              <w:jc w:val="center"/>
              <w:rPr>
                <w:rFonts w:ascii="Arial" w:hAnsi="Arial" w:eastAsia="Arial" w:cs="Arial"/>
                <w:b w:val="0"/>
                <w:bCs w:val="0"/>
                <w:i w:val="0"/>
                <w:iCs w:val="0"/>
                <w:sz w:val="18"/>
                <w:szCs w:val="18"/>
                <w:lang w:val="en-US"/>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469F9EA8" w14:textId="0DBBFF25">
            <w:pPr>
              <w:spacing w:before="0" w:after="0"/>
              <w:jc w:val="left"/>
              <w:rPr>
                <w:rFonts w:ascii="Arial" w:hAnsi="Arial" w:eastAsia="Arial" w:cs="Arial"/>
                <w:b w:val="0"/>
                <w:bCs w:val="0"/>
                <w:i w:val="0"/>
                <w:iCs w:val="0"/>
                <w:color w:val="F5F5F5"/>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3BC7BC64" w14:textId="31160534">
            <w:pPr>
              <w:spacing w:before="0" w:after="0"/>
              <w:jc w:val="left"/>
              <w:rPr>
                <w:rFonts w:ascii="Arial" w:hAnsi="Arial" w:eastAsia="Arial" w:cs="Arial"/>
                <w:b w:val="0"/>
                <w:bCs w:val="0"/>
                <w:i w:val="0"/>
                <w:iCs w:val="0"/>
                <w:color w:val="F5F5F5"/>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50C01527" w14:textId="260AA41E">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4933BED6" w14:textId="4DE0B0D5">
            <w:pPr>
              <w:spacing w:before="0" w:after="0"/>
              <w:jc w:val="left"/>
              <w:rPr>
                <w:rFonts w:ascii="Arial" w:hAnsi="Arial" w:eastAsia="Arial" w:cs="Arial"/>
                <w:b w:val="0"/>
                <w:bCs w:val="0"/>
                <w:i w:val="0"/>
                <w:iCs w:val="0"/>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4D065586" w14:textId="719A6988">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75E3D483" w14:textId="44100BBE">
            <w:pPr>
              <w:spacing w:before="0" w:after="0"/>
              <w:jc w:val="left"/>
              <w:rPr>
                <w:rFonts w:ascii="Arial" w:hAnsi="Arial" w:eastAsia="Arial" w:cs="Arial"/>
                <w:b w:val="0"/>
                <w:bCs w:val="0"/>
                <w:i w:val="0"/>
                <w:iCs w:val="0"/>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4CD94C26" w14:textId="61A4FF0B">
            <w:pPr>
              <w:spacing w:before="0" w:after="0"/>
              <w:jc w:val="left"/>
              <w:rPr>
                <w:rFonts w:ascii="Arial" w:hAnsi="Arial" w:eastAsia="Arial" w:cs="Arial"/>
                <w:b w:val="0"/>
                <w:bCs w:val="0"/>
                <w:i w:val="0"/>
                <w:iCs w:val="0"/>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5D3F5A20" w14:textId="1B423F26">
            <w:pPr>
              <w:spacing w:before="0" w:after="0"/>
              <w:jc w:val="left"/>
              <w:rPr>
                <w:rFonts w:ascii="Arial" w:hAnsi="Arial" w:eastAsia="Arial" w:cs="Arial"/>
                <w:b w:val="0"/>
                <w:bCs w:val="0"/>
                <w:i w:val="0"/>
                <w:iCs w:val="0"/>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7533678A" w14:textId="09D5A0BB">
            <w:pPr>
              <w:spacing w:before="0" w:after="0"/>
              <w:jc w:val="left"/>
              <w:rPr>
                <w:rFonts w:ascii="Arial" w:hAnsi="Arial" w:eastAsia="Arial" w:cs="Arial"/>
                <w:b w:val="0"/>
                <w:bCs w:val="0"/>
                <w:i w:val="0"/>
                <w:iCs w:val="0"/>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4E5E64A3" w14:textId="7F827C54">
            <w:pPr>
              <w:spacing w:before="0" w:after="0"/>
              <w:jc w:val="left"/>
              <w:rPr>
                <w:rFonts w:ascii="Arial" w:hAnsi="Arial" w:eastAsia="Arial" w:cs="Arial"/>
                <w:b w:val="0"/>
                <w:bCs w:val="0"/>
                <w:i w:val="0"/>
                <w:iCs w:val="0"/>
                <w:sz w:val="20"/>
                <w:szCs w:val="20"/>
              </w:rPr>
            </w:pPr>
          </w:p>
        </w:tc>
      </w:tr>
      <w:tr w:rsidR="155F53FE" w:rsidTr="155F53FE" w14:paraId="33D22813">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64F2398B" w14:textId="5D783EC4">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3</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0341705D" w14:textId="7EAD774D">
            <w:pPr>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Background research and references</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619A8CF5" w14:textId="24D0C56A">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26F03B8" w14:textId="52723438">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05B52557" w14:textId="1508E2E1">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26093425" w14:textId="74D21E0A">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07CB570B" w14:textId="2F571630">
            <w:pPr>
              <w:spacing w:before="0" w:after="0"/>
              <w:jc w:val="left"/>
              <w:rPr>
                <w:rFonts w:ascii="Arial" w:hAnsi="Arial" w:eastAsia="Arial" w:cs="Arial"/>
                <w:b w:val="0"/>
                <w:bCs w:val="0"/>
                <w:i w:val="0"/>
                <w:iCs w:val="0"/>
                <w:color w:val="F5F5F5"/>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67A03EFB" w14:textId="30A70009">
            <w:pPr>
              <w:spacing w:before="0" w:after="0"/>
              <w:jc w:val="left"/>
              <w:rPr>
                <w:rFonts w:ascii="Arial" w:hAnsi="Arial" w:eastAsia="Arial" w:cs="Arial"/>
                <w:b w:val="0"/>
                <w:bCs w:val="0"/>
                <w:i w:val="0"/>
                <w:iCs w:val="0"/>
                <w:color w:val="F5F5F5"/>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135C0E8D" w14:textId="39797FEE">
            <w:pPr>
              <w:spacing w:before="0" w:after="0"/>
              <w:jc w:val="left"/>
              <w:rPr>
                <w:rFonts w:ascii="Arial" w:hAnsi="Arial" w:eastAsia="Arial" w:cs="Arial"/>
                <w:b w:val="0"/>
                <w:bCs w:val="0"/>
                <w:i w:val="0"/>
                <w:iCs w:val="0"/>
                <w:color w:val="F5F5F5"/>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74761AE8" w14:textId="6A6D80FB">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434153B1" w14:textId="7C0320E7">
            <w:pPr>
              <w:spacing w:before="0" w:after="0"/>
              <w:jc w:val="left"/>
              <w:rPr>
                <w:rFonts w:ascii="Arial" w:hAnsi="Arial" w:eastAsia="Arial" w:cs="Arial"/>
                <w:b w:val="0"/>
                <w:bCs w:val="0"/>
                <w:i w:val="0"/>
                <w:iCs w:val="0"/>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8B12BFB" w14:textId="14CA5FED">
            <w:pPr>
              <w:spacing w:before="0" w:after="0"/>
              <w:jc w:val="left"/>
              <w:rPr>
                <w:rFonts w:ascii="Arial" w:hAnsi="Arial" w:eastAsia="Arial" w:cs="Arial"/>
                <w:b w:val="0"/>
                <w:bCs w:val="0"/>
                <w:i w:val="0"/>
                <w:iCs w:val="0"/>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5BBFEFBE" w14:textId="31E64289">
            <w:pPr>
              <w:spacing w:before="0" w:after="0"/>
              <w:jc w:val="left"/>
              <w:rPr>
                <w:rFonts w:ascii="Arial" w:hAnsi="Arial" w:eastAsia="Arial" w:cs="Arial"/>
                <w:b w:val="0"/>
                <w:bCs w:val="0"/>
                <w:i w:val="0"/>
                <w:iCs w:val="0"/>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2045E5B9" w14:textId="2CEE24A8">
            <w:pPr>
              <w:spacing w:before="0" w:after="0"/>
              <w:jc w:val="left"/>
              <w:rPr>
                <w:rFonts w:ascii="Arial" w:hAnsi="Arial" w:eastAsia="Arial" w:cs="Arial"/>
                <w:b w:val="0"/>
                <w:bCs w:val="0"/>
                <w:i w:val="0"/>
                <w:iCs w:val="0"/>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49826610" w14:textId="54DBF1D7">
            <w:pPr>
              <w:spacing w:before="0" w:after="0"/>
              <w:jc w:val="left"/>
              <w:rPr>
                <w:rFonts w:ascii="Arial" w:hAnsi="Arial" w:eastAsia="Arial" w:cs="Arial"/>
                <w:b w:val="0"/>
                <w:bCs w:val="0"/>
                <w:i w:val="0"/>
                <w:iCs w:val="0"/>
                <w:sz w:val="20"/>
                <w:szCs w:val="20"/>
              </w:rPr>
            </w:pPr>
          </w:p>
        </w:tc>
      </w:tr>
      <w:tr w:rsidR="155F53FE" w:rsidTr="155F53FE" w14:paraId="29CC0D66">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40EB6893" w14:textId="32969108">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4</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59ACEF31" w14:textId="1A9CB8CC">
            <w:pPr>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US"/>
              </w:rPr>
              <w:t>Identify and describe data sources</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5F69E368" w14:textId="7CFBF3F1">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185211AA" w14:textId="677F9CB8">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9E961AB" w14:textId="2F367030">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395B7E31" w14:textId="24B811E0">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3DB2029A" w14:textId="0765C8A7">
            <w:pPr>
              <w:spacing w:before="0" w:after="0"/>
              <w:jc w:val="left"/>
              <w:rPr>
                <w:rFonts w:ascii="Arial" w:hAnsi="Arial" w:eastAsia="Arial" w:cs="Arial"/>
                <w:b w:val="0"/>
                <w:bCs w:val="0"/>
                <w:i w:val="0"/>
                <w:iCs w:val="0"/>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0FE069DF" w14:textId="106EFDD1">
            <w:pPr>
              <w:spacing w:before="0" w:after="0"/>
              <w:jc w:val="left"/>
              <w:rPr>
                <w:rFonts w:ascii="Arial" w:hAnsi="Arial" w:eastAsia="Arial" w:cs="Arial"/>
                <w:b w:val="0"/>
                <w:bCs w:val="0"/>
                <w:i w:val="0"/>
                <w:iCs w:val="0"/>
                <w:color w:val="F5F5F5"/>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19D551B1" w14:textId="322BA78D">
            <w:pPr>
              <w:spacing w:before="0" w:after="0"/>
              <w:jc w:val="left"/>
              <w:rPr>
                <w:rFonts w:ascii="Arial" w:hAnsi="Arial" w:eastAsia="Arial" w:cs="Arial"/>
                <w:b w:val="0"/>
                <w:bCs w:val="0"/>
                <w:i w:val="0"/>
                <w:iCs w:val="0"/>
                <w:color w:val="F5F5F5"/>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7735D474" w14:textId="7BB029A4">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7F871FC4" w14:textId="6C4A333B">
            <w:pPr>
              <w:spacing w:before="0" w:after="0"/>
              <w:jc w:val="left"/>
              <w:rPr>
                <w:rFonts w:ascii="Arial" w:hAnsi="Arial" w:eastAsia="Arial" w:cs="Arial"/>
                <w:b w:val="0"/>
                <w:bCs w:val="0"/>
                <w:i w:val="0"/>
                <w:iCs w:val="0"/>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41ED30A1" w14:textId="0B9FA010">
            <w:pPr>
              <w:spacing w:before="0" w:after="0"/>
              <w:jc w:val="left"/>
              <w:rPr>
                <w:rFonts w:ascii="Arial" w:hAnsi="Arial" w:eastAsia="Arial" w:cs="Arial"/>
                <w:b w:val="0"/>
                <w:bCs w:val="0"/>
                <w:i w:val="0"/>
                <w:iCs w:val="0"/>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3CA87B00" w14:textId="26CB5678">
            <w:pPr>
              <w:spacing w:before="0" w:after="0"/>
              <w:jc w:val="left"/>
              <w:rPr>
                <w:rFonts w:ascii="Arial" w:hAnsi="Arial" w:eastAsia="Arial" w:cs="Arial"/>
                <w:b w:val="0"/>
                <w:bCs w:val="0"/>
                <w:i w:val="0"/>
                <w:iCs w:val="0"/>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54190F73" w14:textId="54E5C1F4">
            <w:pPr>
              <w:spacing w:before="0" w:after="0"/>
              <w:jc w:val="left"/>
              <w:rPr>
                <w:rFonts w:ascii="Arial" w:hAnsi="Arial" w:eastAsia="Arial" w:cs="Arial"/>
                <w:b w:val="0"/>
                <w:bCs w:val="0"/>
                <w:i w:val="0"/>
                <w:iCs w:val="0"/>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14BFC844" w14:textId="7C2CA453">
            <w:pPr>
              <w:spacing w:before="0" w:after="0"/>
              <w:jc w:val="left"/>
              <w:rPr>
                <w:rFonts w:ascii="Arial" w:hAnsi="Arial" w:eastAsia="Arial" w:cs="Arial"/>
                <w:b w:val="0"/>
                <w:bCs w:val="0"/>
                <w:i w:val="0"/>
                <w:iCs w:val="0"/>
                <w:sz w:val="20"/>
                <w:szCs w:val="20"/>
              </w:rPr>
            </w:pPr>
          </w:p>
        </w:tc>
      </w:tr>
      <w:tr w:rsidR="155F53FE" w:rsidTr="155F53FE" w14:paraId="780D3466">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4CD59C9F" w14:textId="6456103F">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5</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70C8C579" w14:textId="583BE9B1">
            <w:pPr>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Write the first draft of the proposal</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7F854498" w14:textId="708449BD">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335325B" w14:textId="03806CDF">
            <w:pPr>
              <w:spacing w:before="0" w:after="0"/>
              <w:jc w:val="center"/>
              <w:rPr>
                <w:rFonts w:ascii="Arial" w:hAnsi="Arial" w:eastAsia="Arial" w:cs="Arial"/>
                <w:b w:val="0"/>
                <w:bCs w:val="0"/>
                <w:i w:val="0"/>
                <w:iCs w:val="0"/>
                <w:sz w:val="18"/>
                <w:szCs w:val="18"/>
                <w:lang w:val="en-US"/>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4003E27" w14:textId="298BE49B">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108155A6" w14:textId="220D4C49">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3AE33929" w14:textId="5ED9EE13">
            <w:pPr>
              <w:spacing w:before="0" w:after="0"/>
              <w:jc w:val="left"/>
              <w:rPr>
                <w:rFonts w:ascii="Arial" w:hAnsi="Arial" w:eastAsia="Arial" w:cs="Arial"/>
                <w:b w:val="0"/>
                <w:bCs w:val="0"/>
                <w:i w:val="0"/>
                <w:iCs w:val="0"/>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7097125B" w14:textId="595EC31C">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101A4F39" w14:textId="5A2AC210">
            <w:pPr>
              <w:spacing w:before="0" w:after="0"/>
              <w:jc w:val="left"/>
              <w:rPr>
                <w:rFonts w:ascii="Arial" w:hAnsi="Arial" w:eastAsia="Arial" w:cs="Arial"/>
                <w:b w:val="0"/>
                <w:bCs w:val="0"/>
                <w:i w:val="0"/>
                <w:iCs w:val="0"/>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335FE699" w14:textId="7211D092">
            <w:pPr>
              <w:spacing w:before="0" w:after="0"/>
              <w:jc w:val="left"/>
              <w:rPr>
                <w:rFonts w:ascii="Arial" w:hAnsi="Arial" w:eastAsia="Arial" w:cs="Arial"/>
                <w:b w:val="0"/>
                <w:bCs w:val="0"/>
                <w:i w:val="0"/>
                <w:iCs w:val="0"/>
                <w:color w:val="F5F5F5"/>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2FC45949" w14:textId="7C07131B">
            <w:pPr>
              <w:spacing w:before="0" w:after="0"/>
              <w:jc w:val="left"/>
              <w:rPr>
                <w:rFonts w:ascii="Arial" w:hAnsi="Arial" w:eastAsia="Arial" w:cs="Arial"/>
                <w:b w:val="0"/>
                <w:bCs w:val="0"/>
                <w:i w:val="0"/>
                <w:iCs w:val="0"/>
                <w:color w:val="F5F5F5"/>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976B357" w14:textId="1585BE1C">
            <w:pPr>
              <w:spacing w:before="0" w:after="0"/>
              <w:jc w:val="left"/>
              <w:rPr>
                <w:rFonts w:ascii="Arial" w:hAnsi="Arial" w:eastAsia="Arial" w:cs="Arial"/>
                <w:b w:val="0"/>
                <w:bCs w:val="0"/>
                <w:i w:val="0"/>
                <w:iCs w:val="0"/>
                <w:color w:val="F5F5F5"/>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4F369517" w14:textId="5467088A">
            <w:pPr>
              <w:spacing w:before="0" w:after="0"/>
              <w:jc w:val="left"/>
              <w:rPr>
                <w:rFonts w:ascii="Arial" w:hAnsi="Arial" w:eastAsia="Arial" w:cs="Arial"/>
                <w:b w:val="0"/>
                <w:bCs w:val="0"/>
                <w:i w:val="0"/>
                <w:iCs w:val="0"/>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51292223" w14:textId="525204AA">
            <w:pPr>
              <w:spacing w:before="0" w:after="0"/>
              <w:jc w:val="left"/>
              <w:rPr>
                <w:rFonts w:ascii="Arial" w:hAnsi="Arial" w:eastAsia="Arial" w:cs="Arial"/>
                <w:b w:val="0"/>
                <w:bCs w:val="0"/>
                <w:i w:val="0"/>
                <w:iCs w:val="0"/>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68441F98" w14:textId="561983F7">
            <w:pPr>
              <w:spacing w:before="0" w:after="0"/>
              <w:jc w:val="left"/>
              <w:rPr>
                <w:rFonts w:ascii="Arial" w:hAnsi="Arial" w:eastAsia="Arial" w:cs="Arial"/>
                <w:b w:val="0"/>
                <w:bCs w:val="0"/>
                <w:i w:val="0"/>
                <w:iCs w:val="0"/>
                <w:sz w:val="20"/>
                <w:szCs w:val="20"/>
              </w:rPr>
            </w:pPr>
          </w:p>
        </w:tc>
      </w:tr>
      <w:tr w:rsidR="155F53FE" w:rsidTr="155F53FE" w14:paraId="1A65DD3A">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659E9A1C" w14:textId="5C78F146">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6</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0BD50D48" w14:textId="4EB190E3">
            <w:pPr>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US"/>
              </w:rPr>
              <w:t>Risks, ethics and limitations</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7625C0E1" w14:textId="6E72ACD5">
            <w:pPr>
              <w:spacing w:before="0" w:after="0"/>
              <w:jc w:val="center"/>
              <w:rPr>
                <w:rFonts w:ascii="Arial" w:hAnsi="Arial" w:eastAsia="Arial" w:cs="Arial"/>
                <w:b w:val="0"/>
                <w:bCs w:val="0"/>
                <w:i w:val="0"/>
                <w:iCs w:val="0"/>
                <w:sz w:val="18"/>
                <w:szCs w:val="18"/>
                <w:lang w:val="en-US"/>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14837C50" w14:textId="765DAC7A">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21A74BD5" w14:textId="15FCED5B">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328C329D" w14:textId="56FA7359">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50FE727F" w14:textId="1BA46AA3">
            <w:pPr>
              <w:spacing w:before="0" w:after="0"/>
              <w:jc w:val="left"/>
              <w:rPr>
                <w:rFonts w:ascii="Arial" w:hAnsi="Arial" w:eastAsia="Arial" w:cs="Arial"/>
                <w:b w:val="0"/>
                <w:bCs w:val="0"/>
                <w:i w:val="0"/>
                <w:iCs w:val="0"/>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2F4CA6EF" w14:textId="62382CC8">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5822BF12" w14:textId="4A31393E">
            <w:pPr>
              <w:spacing w:before="0" w:after="0"/>
              <w:jc w:val="left"/>
              <w:rPr>
                <w:rFonts w:ascii="Arial" w:hAnsi="Arial" w:eastAsia="Arial" w:cs="Arial"/>
                <w:b w:val="0"/>
                <w:bCs w:val="0"/>
                <w:i w:val="0"/>
                <w:iCs w:val="0"/>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69AD48D6" w14:textId="02363397">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7277F42D" w14:textId="5C9DE2CA">
            <w:pPr>
              <w:spacing w:before="0" w:after="0"/>
              <w:jc w:val="left"/>
              <w:rPr>
                <w:rFonts w:ascii="Arial" w:hAnsi="Arial" w:eastAsia="Arial" w:cs="Arial"/>
                <w:b w:val="0"/>
                <w:bCs w:val="0"/>
                <w:i w:val="0"/>
                <w:iCs w:val="0"/>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F188DF4" w14:textId="0A7250B4">
            <w:pPr>
              <w:spacing w:before="0" w:after="0"/>
              <w:jc w:val="left"/>
              <w:rPr>
                <w:rFonts w:ascii="Arial" w:hAnsi="Arial" w:eastAsia="Arial" w:cs="Arial"/>
                <w:b w:val="0"/>
                <w:bCs w:val="0"/>
                <w:i w:val="0"/>
                <w:iCs w:val="0"/>
                <w:color w:val="F5F5F5"/>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701ED825" w14:textId="1DA5A230">
            <w:pPr>
              <w:spacing w:before="0" w:after="0"/>
              <w:jc w:val="left"/>
              <w:rPr>
                <w:rFonts w:ascii="Arial" w:hAnsi="Arial" w:eastAsia="Arial" w:cs="Arial"/>
                <w:b w:val="0"/>
                <w:bCs w:val="0"/>
                <w:i w:val="0"/>
                <w:iCs w:val="0"/>
                <w:color w:val="F5F5F5"/>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64F1B265" w14:textId="1396183A">
            <w:pPr>
              <w:spacing w:before="0" w:after="0"/>
              <w:jc w:val="left"/>
              <w:rPr>
                <w:rFonts w:ascii="Arial" w:hAnsi="Arial" w:eastAsia="Arial" w:cs="Arial"/>
                <w:b w:val="0"/>
                <w:bCs w:val="0"/>
                <w:i w:val="0"/>
                <w:iCs w:val="0"/>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787CB6EB" w14:textId="2115E708">
            <w:pPr>
              <w:spacing w:before="0" w:after="0"/>
              <w:jc w:val="left"/>
              <w:rPr>
                <w:rFonts w:ascii="Arial" w:hAnsi="Arial" w:eastAsia="Arial" w:cs="Arial"/>
                <w:b w:val="0"/>
                <w:bCs w:val="0"/>
                <w:i w:val="0"/>
                <w:iCs w:val="0"/>
                <w:sz w:val="20"/>
                <w:szCs w:val="20"/>
              </w:rPr>
            </w:pPr>
          </w:p>
        </w:tc>
      </w:tr>
      <w:tr w:rsidR="155F53FE" w:rsidTr="155F53FE" w14:paraId="75A7050C">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5B37CFAE" w14:textId="56D31F29">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7</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0269CF6E" w14:textId="24846C9E">
            <w:pPr>
              <w:spacing w:before="0" w:after="0"/>
              <w:jc w:val="left"/>
              <w:rPr>
                <w:rFonts w:ascii="Arial" w:hAnsi="Arial" w:eastAsia="Arial" w:cs="Arial"/>
                <w:b w:val="0"/>
                <w:bCs w:val="0"/>
                <w:i w:val="0"/>
                <w:iCs w:val="0"/>
                <w:sz w:val="18"/>
                <w:szCs w:val="18"/>
              </w:rPr>
            </w:pPr>
          </w:p>
          <w:p w:rsidR="155F53FE" w:rsidP="155F53FE" w:rsidRDefault="155F53FE" w14:paraId="1D3B13CA" w14:textId="0583B052">
            <w:pPr>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Submit on Moodle (safety buffer)</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55A41734" w14:textId="647E61C2">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C8C2999" w14:textId="71D1B581">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271C013" w14:textId="3AEE8D6B">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3B544043" w14:textId="1CB43361">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633DB6ED" w14:textId="7FE0F0AE">
            <w:pPr>
              <w:spacing w:before="0" w:after="0"/>
              <w:jc w:val="left"/>
              <w:rPr>
                <w:rFonts w:ascii="Arial" w:hAnsi="Arial" w:eastAsia="Arial" w:cs="Arial"/>
                <w:b w:val="0"/>
                <w:bCs w:val="0"/>
                <w:i w:val="0"/>
                <w:iCs w:val="0"/>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147FD070" w14:textId="214C0C7B">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02228767" w14:textId="740CC79F">
            <w:pPr>
              <w:spacing w:before="0" w:after="0"/>
              <w:jc w:val="left"/>
              <w:rPr>
                <w:rFonts w:ascii="Arial" w:hAnsi="Arial" w:eastAsia="Arial" w:cs="Arial"/>
                <w:b w:val="0"/>
                <w:bCs w:val="0"/>
                <w:i w:val="0"/>
                <w:iCs w:val="0"/>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5C037AC9" w14:textId="3E1B39D5">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0074D1C8" w14:textId="50EABC4C">
            <w:pPr>
              <w:spacing w:before="0" w:after="0"/>
              <w:jc w:val="left"/>
              <w:rPr>
                <w:rFonts w:ascii="Arial" w:hAnsi="Arial" w:eastAsia="Arial" w:cs="Arial"/>
                <w:b w:val="0"/>
                <w:bCs w:val="0"/>
                <w:i w:val="0"/>
                <w:iCs w:val="0"/>
                <w:color w:val="F5F5F5"/>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4B9EB809" w14:textId="6E5FA781">
            <w:pPr>
              <w:spacing w:before="0" w:after="0"/>
              <w:jc w:val="left"/>
              <w:rPr>
                <w:rFonts w:ascii="Arial" w:hAnsi="Arial" w:eastAsia="Arial" w:cs="Arial"/>
                <w:b w:val="0"/>
                <w:bCs w:val="0"/>
                <w:i w:val="0"/>
                <w:iCs w:val="0"/>
                <w:color w:val="F5F5F5"/>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68117B66" w14:textId="406FE190">
            <w:pPr>
              <w:spacing w:before="0" w:after="0"/>
              <w:jc w:val="left"/>
              <w:rPr>
                <w:rFonts w:ascii="Arial" w:hAnsi="Arial" w:eastAsia="Arial" w:cs="Arial"/>
                <w:b w:val="0"/>
                <w:bCs w:val="0"/>
                <w:i w:val="0"/>
                <w:iCs w:val="0"/>
                <w:color w:val="F5F5F5"/>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494EDFFF" w14:textId="2121529F">
            <w:pPr>
              <w:spacing w:before="0" w:after="0"/>
              <w:jc w:val="left"/>
              <w:rPr>
                <w:rFonts w:ascii="Arial" w:hAnsi="Arial" w:eastAsia="Arial" w:cs="Arial"/>
                <w:b w:val="0"/>
                <w:bCs w:val="0"/>
                <w:i w:val="0"/>
                <w:iCs w:val="0"/>
                <w:color w:val="F5F5F5"/>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28A26DB6" w14:textId="2A140F30">
            <w:pPr>
              <w:spacing w:before="0" w:after="0"/>
              <w:jc w:val="left"/>
              <w:rPr>
                <w:rFonts w:ascii="Arial" w:hAnsi="Arial" w:eastAsia="Arial" w:cs="Arial"/>
                <w:b w:val="0"/>
                <w:bCs w:val="0"/>
                <w:i w:val="0"/>
                <w:iCs w:val="0"/>
                <w:sz w:val="20"/>
                <w:szCs w:val="20"/>
              </w:rPr>
            </w:pPr>
          </w:p>
        </w:tc>
      </w:tr>
      <w:tr w:rsidR="155F53FE" w:rsidTr="155F53FE" w14:paraId="7A46A79D">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5E0691BF" w14:textId="16BADF89">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8</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0E65918D" w14:textId="4A7A6012">
            <w:pPr>
              <w:spacing w:before="0" w:after="0"/>
              <w:jc w:val="center"/>
              <w:rPr>
                <w:rFonts w:ascii="Arial" w:hAnsi="Arial" w:eastAsia="Arial" w:cs="Arial"/>
                <w:b w:val="0"/>
                <w:bCs w:val="0"/>
                <w:i w:val="0"/>
                <w:iCs w:val="0"/>
                <w:sz w:val="20"/>
                <w:szCs w:val="20"/>
              </w:rPr>
            </w:pPr>
            <w:r w:rsidRPr="155F53FE" w:rsidR="155F53FE">
              <w:rPr>
                <w:rFonts w:ascii="Arial" w:hAnsi="Arial" w:eastAsia="Arial" w:cs="Arial"/>
                <w:b w:val="1"/>
                <w:bCs w:val="1"/>
                <w:i w:val="0"/>
                <w:iCs w:val="0"/>
                <w:sz w:val="20"/>
                <w:szCs w:val="20"/>
                <w:lang w:val="en-IE"/>
              </w:rPr>
              <w:t>Baseline model</w:t>
            </w:r>
          </w:p>
          <w:p w:rsidR="155F53FE" w:rsidP="155F53FE" w:rsidRDefault="155F53FE" w14:paraId="3FED1DEB" w14:textId="11A5624F">
            <w:pPr>
              <w:spacing w:before="0" w:after="0"/>
              <w:jc w:val="center"/>
              <w:rPr>
                <w:rFonts w:ascii="Arial" w:hAnsi="Arial" w:eastAsia="Arial" w:cs="Arial"/>
                <w:b w:val="0"/>
                <w:bCs w:val="0"/>
                <w:i w:val="0"/>
                <w:iCs w:val="0"/>
                <w:sz w:val="17"/>
                <w:szCs w:val="17"/>
              </w:rPr>
            </w:pPr>
            <w:r w:rsidRPr="155F53FE" w:rsidR="155F53FE">
              <w:rPr>
                <w:rFonts w:ascii="Arial" w:hAnsi="Arial" w:eastAsia="Arial" w:cs="Arial"/>
                <w:b w:val="0"/>
                <w:bCs w:val="0"/>
                <w:i w:val="0"/>
                <w:iCs w:val="0"/>
                <w:sz w:val="17"/>
                <w:szCs w:val="17"/>
                <w:lang w:val="en-IE"/>
              </w:rPr>
              <w:t>Linear regression</w:t>
            </w:r>
          </w:p>
          <w:p w:rsidR="155F53FE" w:rsidP="155F53FE" w:rsidRDefault="155F53FE" w14:paraId="5001C7E2" w14:textId="431126E6">
            <w:pPr>
              <w:spacing w:before="0" w:after="0"/>
              <w:jc w:val="left"/>
              <w:rPr>
                <w:rFonts w:ascii="Arial" w:hAnsi="Arial" w:eastAsia="Arial" w:cs="Arial"/>
                <w:b w:val="0"/>
                <w:bCs w:val="0"/>
                <w:i w:val="0"/>
                <w:iCs w:val="0"/>
                <w:sz w:val="18"/>
                <w:szCs w:val="18"/>
                <w:lang w:val="en-US"/>
              </w:rPr>
            </w:pP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1B45784B" w14:textId="3B78A026">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35D4BB26" w14:textId="2D069BE8">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4C62A94" w14:textId="58B2B769">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B5AA931" w14:textId="6B91911E">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4FDA1CC5" w14:textId="7AFE232B">
            <w:pPr>
              <w:spacing w:before="0" w:after="0"/>
              <w:jc w:val="left"/>
              <w:rPr>
                <w:rFonts w:ascii="Arial" w:hAnsi="Arial" w:eastAsia="Arial" w:cs="Arial"/>
                <w:b w:val="0"/>
                <w:bCs w:val="0"/>
                <w:i w:val="0"/>
                <w:iCs w:val="0"/>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6D3CF0B5" w14:textId="48180D9F">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178CCD49" w14:textId="01C24D57">
            <w:pPr>
              <w:spacing w:before="0" w:after="0"/>
              <w:jc w:val="left"/>
              <w:rPr>
                <w:rFonts w:ascii="Arial" w:hAnsi="Arial" w:eastAsia="Arial" w:cs="Arial"/>
                <w:b w:val="0"/>
                <w:bCs w:val="0"/>
                <w:i w:val="0"/>
                <w:iCs w:val="0"/>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36B5FA88" w14:textId="60D6C000">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29DC45F0" w14:textId="32BB508E">
            <w:pPr>
              <w:spacing w:before="0" w:after="0"/>
              <w:jc w:val="left"/>
              <w:rPr>
                <w:rFonts w:ascii="Arial" w:hAnsi="Arial" w:eastAsia="Arial" w:cs="Arial"/>
                <w:b w:val="0"/>
                <w:bCs w:val="0"/>
                <w:i w:val="0"/>
                <w:iCs w:val="0"/>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12097B44" w14:textId="760A584F">
            <w:pPr>
              <w:spacing w:before="0" w:after="0"/>
              <w:jc w:val="left"/>
              <w:rPr>
                <w:rFonts w:ascii="Arial" w:hAnsi="Arial" w:eastAsia="Arial" w:cs="Arial"/>
                <w:b w:val="0"/>
                <w:bCs w:val="0"/>
                <w:i w:val="0"/>
                <w:iCs w:val="0"/>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6A03F03A" w14:textId="53C702EF">
            <w:pPr>
              <w:spacing w:before="0" w:after="0"/>
              <w:jc w:val="left"/>
              <w:rPr>
                <w:rFonts w:ascii="Arial" w:hAnsi="Arial" w:eastAsia="Arial" w:cs="Arial"/>
                <w:b w:val="0"/>
                <w:bCs w:val="0"/>
                <w:i w:val="0"/>
                <w:iCs w:val="0"/>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708F67AC" w14:textId="6FB9EC0D">
            <w:pPr>
              <w:spacing w:before="0" w:after="0"/>
              <w:jc w:val="left"/>
              <w:rPr>
                <w:rFonts w:ascii="Arial" w:hAnsi="Arial" w:eastAsia="Arial" w:cs="Arial"/>
                <w:b w:val="0"/>
                <w:bCs w:val="0"/>
                <w:i w:val="0"/>
                <w:iCs w:val="0"/>
                <w:color w:val="F5F5F5"/>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2234EDB7" w14:textId="701C4E4A">
            <w:pPr>
              <w:spacing w:before="0" w:after="0"/>
              <w:jc w:val="left"/>
              <w:rPr>
                <w:rFonts w:ascii="Arial" w:hAnsi="Arial" w:eastAsia="Arial" w:cs="Arial"/>
                <w:b w:val="0"/>
                <w:bCs w:val="0"/>
                <w:i w:val="0"/>
                <w:iCs w:val="0"/>
                <w:sz w:val="20"/>
                <w:szCs w:val="20"/>
              </w:rPr>
            </w:pPr>
          </w:p>
        </w:tc>
      </w:tr>
      <w:tr w:rsidR="155F53FE" w:rsidTr="155F53FE" w14:paraId="0A899BC8">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10925F0E" w14:textId="4AC4DEC0">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9</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278D0A0A" w14:textId="6EF24DBC">
            <w:pPr>
              <w:spacing w:before="0" w:after="0"/>
              <w:jc w:val="center"/>
              <w:rPr>
                <w:rFonts w:ascii="Arial" w:hAnsi="Arial" w:eastAsia="Arial" w:cs="Arial"/>
                <w:b w:val="0"/>
                <w:bCs w:val="0"/>
                <w:i w:val="0"/>
                <w:iCs w:val="0"/>
                <w:sz w:val="20"/>
                <w:szCs w:val="20"/>
              </w:rPr>
            </w:pPr>
            <w:r w:rsidRPr="155F53FE" w:rsidR="155F53FE">
              <w:rPr>
                <w:rFonts w:ascii="Arial" w:hAnsi="Arial" w:eastAsia="Arial" w:cs="Arial"/>
                <w:b w:val="1"/>
                <w:bCs w:val="1"/>
                <w:i w:val="0"/>
                <w:iCs w:val="0"/>
                <w:sz w:val="20"/>
                <w:szCs w:val="20"/>
                <w:lang w:val="en-IE"/>
              </w:rPr>
              <w:t>Validation</w:t>
            </w:r>
          </w:p>
          <w:p w:rsidR="155F53FE" w:rsidP="155F53FE" w:rsidRDefault="155F53FE" w14:paraId="0C0BEED7" w14:textId="59B3E421">
            <w:pPr>
              <w:spacing w:before="0" w:after="0"/>
              <w:jc w:val="left"/>
              <w:rPr>
                <w:rFonts w:ascii="Arial" w:hAnsi="Arial" w:eastAsia="Arial" w:cs="Arial"/>
                <w:b w:val="0"/>
                <w:bCs w:val="0"/>
                <w:i w:val="0"/>
                <w:iCs w:val="0"/>
                <w:sz w:val="17"/>
                <w:szCs w:val="17"/>
              </w:rPr>
            </w:pPr>
            <w:r w:rsidRPr="155F53FE" w:rsidR="155F53FE">
              <w:rPr>
                <w:rFonts w:ascii="Arial" w:hAnsi="Arial" w:eastAsia="Arial" w:cs="Arial"/>
                <w:b w:val="0"/>
                <w:bCs w:val="0"/>
                <w:i w:val="0"/>
                <w:iCs w:val="0"/>
                <w:sz w:val="17"/>
                <w:szCs w:val="17"/>
                <w:lang w:val="en-IE"/>
              </w:rPr>
              <w:t>MAE, RMSE, back-test</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683B425C" w14:textId="289DA797">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12432646" w14:textId="1653675C">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2885601" w14:textId="7E98C6EF">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09B6D83" w14:textId="0B1895D3">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712B95E7" w14:textId="4E63BD9E">
            <w:pPr>
              <w:spacing w:before="0" w:after="0"/>
              <w:jc w:val="left"/>
              <w:rPr>
                <w:rFonts w:ascii="Arial" w:hAnsi="Arial" w:eastAsia="Arial" w:cs="Arial"/>
                <w:b w:val="0"/>
                <w:bCs w:val="0"/>
                <w:i w:val="0"/>
                <w:iCs w:val="0"/>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28E364BD" w14:textId="4625210A">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7FD9B35F" w14:textId="3630567F">
            <w:pPr>
              <w:spacing w:before="0" w:after="0"/>
              <w:jc w:val="left"/>
              <w:rPr>
                <w:rFonts w:ascii="Arial" w:hAnsi="Arial" w:eastAsia="Arial" w:cs="Arial"/>
                <w:b w:val="0"/>
                <w:bCs w:val="0"/>
                <w:i w:val="0"/>
                <w:iCs w:val="0"/>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143D7198" w14:textId="6CDCFDB9">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68EF4428" w14:textId="4B82222E">
            <w:pPr>
              <w:spacing w:before="0" w:after="0"/>
              <w:jc w:val="left"/>
              <w:rPr>
                <w:rFonts w:ascii="Arial" w:hAnsi="Arial" w:eastAsia="Arial" w:cs="Arial"/>
                <w:b w:val="0"/>
                <w:bCs w:val="0"/>
                <w:i w:val="0"/>
                <w:iCs w:val="0"/>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3953D911" w14:textId="24E81DC1">
            <w:pPr>
              <w:spacing w:before="0" w:after="0"/>
              <w:jc w:val="left"/>
              <w:rPr>
                <w:rFonts w:ascii="Arial" w:hAnsi="Arial" w:eastAsia="Arial" w:cs="Arial"/>
                <w:b w:val="0"/>
                <w:bCs w:val="0"/>
                <w:i w:val="0"/>
                <w:iCs w:val="0"/>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324B2662" w14:textId="2B5FEF6C">
            <w:pPr>
              <w:spacing w:before="0" w:after="0"/>
              <w:jc w:val="left"/>
              <w:rPr>
                <w:rFonts w:ascii="Arial" w:hAnsi="Arial" w:eastAsia="Arial" w:cs="Arial"/>
                <w:b w:val="0"/>
                <w:bCs w:val="0"/>
                <w:i w:val="0"/>
                <w:iCs w:val="0"/>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4847234A" w14:textId="7D84F42D">
            <w:pPr>
              <w:spacing w:before="0" w:after="0"/>
              <w:jc w:val="left"/>
              <w:rPr>
                <w:rFonts w:ascii="Arial" w:hAnsi="Arial" w:eastAsia="Arial" w:cs="Arial"/>
                <w:b w:val="0"/>
                <w:bCs w:val="0"/>
                <w:i w:val="0"/>
                <w:iCs w:val="0"/>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2449DC3C" w14:textId="64958EA3">
            <w:pPr>
              <w:spacing w:before="0" w:after="0"/>
              <w:jc w:val="left"/>
              <w:rPr>
                <w:rFonts w:ascii="Arial" w:hAnsi="Arial" w:eastAsia="Arial" w:cs="Arial"/>
                <w:b w:val="0"/>
                <w:bCs w:val="0"/>
                <w:i w:val="0"/>
                <w:iCs w:val="0"/>
                <w:sz w:val="20"/>
                <w:szCs w:val="20"/>
              </w:rPr>
            </w:pPr>
          </w:p>
        </w:tc>
      </w:tr>
      <w:tr w:rsidR="155F53FE" w:rsidTr="155F53FE" w14:paraId="3E7F316D">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6B3B2F28" w14:textId="3092CB99">
            <w:pPr>
              <w:spacing w:before="0" w:after="0"/>
              <w:jc w:val="center"/>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10</w:t>
            </w: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55370BFA" w14:textId="186714F3">
            <w:pPr>
              <w:spacing w:before="0" w:after="0"/>
              <w:jc w:val="center"/>
              <w:rPr>
                <w:rFonts w:ascii="Arial" w:hAnsi="Arial" w:eastAsia="Arial" w:cs="Arial"/>
                <w:b w:val="0"/>
                <w:bCs w:val="0"/>
                <w:i w:val="0"/>
                <w:iCs w:val="0"/>
                <w:sz w:val="20"/>
                <w:szCs w:val="20"/>
              </w:rPr>
            </w:pPr>
            <w:r w:rsidRPr="155F53FE" w:rsidR="155F53FE">
              <w:rPr>
                <w:rFonts w:ascii="Arial" w:hAnsi="Arial" w:eastAsia="Arial" w:cs="Arial"/>
                <w:b w:val="1"/>
                <w:bCs w:val="1"/>
                <w:i w:val="0"/>
                <w:iCs w:val="0"/>
                <w:sz w:val="20"/>
                <w:szCs w:val="20"/>
                <w:lang w:val="en-IE"/>
              </w:rPr>
              <w:t>Selected model</w:t>
            </w:r>
          </w:p>
          <w:p w:rsidR="155F53FE" w:rsidP="155F53FE" w:rsidRDefault="155F53FE" w14:paraId="0653FADA" w14:textId="4FF6D890">
            <w:pPr>
              <w:spacing w:before="0" w:after="0"/>
              <w:jc w:val="left"/>
              <w:rPr>
                <w:rFonts w:ascii="Arial" w:hAnsi="Arial" w:eastAsia="Arial" w:cs="Arial"/>
                <w:b w:val="0"/>
                <w:bCs w:val="0"/>
                <w:i w:val="0"/>
                <w:iCs w:val="0"/>
                <w:sz w:val="17"/>
                <w:szCs w:val="17"/>
              </w:rPr>
            </w:pPr>
            <w:r w:rsidRPr="155F53FE" w:rsidR="155F53FE">
              <w:rPr>
                <w:rFonts w:ascii="Arial" w:hAnsi="Arial" w:eastAsia="Arial" w:cs="Arial"/>
                <w:b w:val="0"/>
                <w:bCs w:val="0"/>
                <w:i w:val="0"/>
                <w:iCs w:val="0"/>
                <w:sz w:val="17"/>
                <w:szCs w:val="17"/>
                <w:lang w:val="en-IE"/>
              </w:rPr>
              <w:t>Tuned and saved</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2808F28F" w14:textId="679A0D9F">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E29FD82" w14:textId="65881333">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45934306" w14:textId="0F793AB9">
            <w:pPr>
              <w:spacing w:before="0" w:after="0"/>
              <w:jc w:val="center"/>
              <w:rPr>
                <w:rFonts w:ascii="Arial" w:hAnsi="Arial" w:eastAsia="Arial" w:cs="Arial"/>
                <w:b w:val="0"/>
                <w:bCs w:val="0"/>
                <w:i w:val="0"/>
                <w:iCs w:val="0"/>
                <w:sz w:val="18"/>
                <w:szCs w:val="18"/>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73F41C8" w14:textId="311BC4DF">
            <w:pPr>
              <w:spacing w:before="0" w:after="0"/>
              <w:jc w:val="left"/>
              <w:rPr>
                <w:rFonts w:ascii="Arial" w:hAnsi="Arial" w:eastAsia="Arial" w:cs="Arial"/>
                <w:b w:val="0"/>
                <w:bCs w:val="0"/>
                <w:i w:val="0"/>
                <w:iCs w:val="0"/>
                <w:sz w:val="20"/>
                <w:szCs w:val="20"/>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75B8795F" w14:textId="3A0B5FB9">
            <w:pPr>
              <w:spacing w:before="0" w:after="0"/>
              <w:jc w:val="left"/>
              <w:rPr>
                <w:rFonts w:ascii="Arial" w:hAnsi="Arial" w:eastAsia="Arial" w:cs="Arial"/>
                <w:b w:val="0"/>
                <w:bCs w:val="0"/>
                <w:i w:val="0"/>
                <w:iCs w:val="0"/>
                <w:sz w:val="20"/>
                <w:szCs w:val="20"/>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22FEF3AC" w14:textId="5BE5C382">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607D33B9" w14:textId="6EFCB863">
            <w:pPr>
              <w:spacing w:before="0" w:after="0"/>
              <w:jc w:val="left"/>
              <w:rPr>
                <w:rFonts w:ascii="Arial" w:hAnsi="Arial" w:eastAsia="Arial" w:cs="Arial"/>
                <w:b w:val="0"/>
                <w:bCs w:val="0"/>
                <w:i w:val="0"/>
                <w:iCs w:val="0"/>
                <w:sz w:val="20"/>
                <w:szCs w:val="20"/>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18ADE31A" w14:textId="5769AF8E">
            <w:pPr>
              <w:spacing w:before="0" w:after="0"/>
              <w:jc w:val="left"/>
              <w:rPr>
                <w:rFonts w:ascii="Arial" w:hAnsi="Arial" w:eastAsia="Arial" w:cs="Arial"/>
                <w:b w:val="0"/>
                <w:bCs w:val="0"/>
                <w:i w:val="0"/>
                <w:iCs w:val="0"/>
                <w:sz w:val="20"/>
                <w:szCs w:val="20"/>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057EC65C" w14:textId="48A0C5CA">
            <w:pPr>
              <w:spacing w:before="0" w:after="0"/>
              <w:jc w:val="left"/>
              <w:rPr>
                <w:rFonts w:ascii="Arial" w:hAnsi="Arial" w:eastAsia="Arial" w:cs="Arial"/>
                <w:b w:val="0"/>
                <w:bCs w:val="0"/>
                <w:i w:val="0"/>
                <w:iCs w:val="0"/>
                <w:sz w:val="20"/>
                <w:szCs w:val="20"/>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A933ABA" w14:textId="0683FE08">
            <w:pPr>
              <w:spacing w:before="0" w:after="0"/>
              <w:jc w:val="left"/>
              <w:rPr>
                <w:rFonts w:ascii="Arial" w:hAnsi="Arial" w:eastAsia="Arial" w:cs="Arial"/>
                <w:b w:val="0"/>
                <w:bCs w:val="0"/>
                <w:i w:val="0"/>
                <w:iCs w:val="0"/>
                <w:sz w:val="20"/>
                <w:szCs w:val="20"/>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028C0F76" w14:textId="3AF4A18C">
            <w:pPr>
              <w:spacing w:before="0" w:after="0"/>
              <w:jc w:val="left"/>
              <w:rPr>
                <w:rFonts w:ascii="Arial" w:hAnsi="Arial" w:eastAsia="Arial" w:cs="Arial"/>
                <w:b w:val="0"/>
                <w:bCs w:val="0"/>
                <w:i w:val="0"/>
                <w:iCs w:val="0"/>
                <w:sz w:val="20"/>
                <w:szCs w:val="20"/>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0F8E9994" w14:textId="0BB1348F">
            <w:pPr>
              <w:spacing w:before="0" w:after="0"/>
              <w:jc w:val="left"/>
              <w:rPr>
                <w:rFonts w:ascii="Arial" w:hAnsi="Arial" w:eastAsia="Arial" w:cs="Arial"/>
                <w:b w:val="0"/>
                <w:bCs w:val="0"/>
                <w:i w:val="0"/>
                <w:iCs w:val="0"/>
                <w:sz w:val="20"/>
                <w:szCs w:val="20"/>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62D60AD3" w14:textId="3A566B17">
            <w:pPr>
              <w:spacing w:before="0" w:after="0"/>
              <w:jc w:val="left"/>
              <w:rPr>
                <w:rFonts w:ascii="Arial" w:hAnsi="Arial" w:eastAsia="Arial" w:cs="Arial"/>
                <w:b w:val="0"/>
                <w:bCs w:val="0"/>
                <w:i w:val="0"/>
                <w:iCs w:val="0"/>
                <w:sz w:val="20"/>
                <w:szCs w:val="20"/>
              </w:rPr>
            </w:pPr>
          </w:p>
        </w:tc>
      </w:tr>
      <w:tr w:rsidR="155F53FE" w:rsidTr="155F53FE" w14:paraId="4F368FB1">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0344A26B" w14:textId="6EE0FB47">
            <w:pPr>
              <w:jc w:val="center"/>
              <w:rPr>
                <w:rFonts w:ascii="Arial" w:hAnsi="Arial" w:eastAsia="Arial" w:cs="Arial"/>
                <w:b w:val="0"/>
                <w:bCs w:val="0"/>
                <w:i w:val="0"/>
                <w:iCs w:val="0"/>
                <w:sz w:val="18"/>
                <w:szCs w:val="18"/>
                <w:lang w:val="en-IE"/>
              </w:rPr>
            </w:pP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1C8874FC" w14:textId="5FF02E08">
            <w:pPr>
              <w:spacing w:before="0" w:after="0"/>
              <w:jc w:val="center"/>
              <w:rPr>
                <w:rFonts w:ascii="Arial" w:hAnsi="Arial" w:eastAsia="Arial" w:cs="Arial"/>
                <w:b w:val="0"/>
                <w:bCs w:val="0"/>
                <w:i w:val="0"/>
                <w:iCs w:val="0"/>
                <w:sz w:val="20"/>
                <w:szCs w:val="20"/>
              </w:rPr>
            </w:pPr>
            <w:r w:rsidRPr="155F53FE" w:rsidR="155F53FE">
              <w:rPr>
                <w:rFonts w:ascii="Arial" w:hAnsi="Arial" w:eastAsia="Arial" w:cs="Arial"/>
                <w:b w:val="1"/>
                <w:bCs w:val="1"/>
                <w:i w:val="0"/>
                <w:iCs w:val="0"/>
                <w:sz w:val="20"/>
                <w:szCs w:val="20"/>
                <w:lang w:val="en-IE"/>
              </w:rPr>
              <w:t>Advanced model</w:t>
            </w:r>
          </w:p>
          <w:p w:rsidR="155F53FE" w:rsidP="155F53FE" w:rsidRDefault="155F53FE" w14:paraId="654B73EA" w14:textId="590EF469">
            <w:pPr>
              <w:spacing w:before="0" w:after="0"/>
              <w:jc w:val="center"/>
              <w:rPr>
                <w:rFonts w:ascii="Arial" w:hAnsi="Arial" w:eastAsia="Arial" w:cs="Arial"/>
                <w:b w:val="0"/>
                <w:bCs w:val="0"/>
                <w:i w:val="0"/>
                <w:iCs w:val="0"/>
                <w:sz w:val="17"/>
                <w:szCs w:val="17"/>
              </w:rPr>
            </w:pPr>
            <w:r w:rsidRPr="155F53FE" w:rsidR="155F53FE">
              <w:rPr>
                <w:rFonts w:ascii="Arial" w:hAnsi="Arial" w:eastAsia="Arial" w:cs="Arial"/>
                <w:b w:val="0"/>
                <w:bCs w:val="0"/>
                <w:i w:val="0"/>
                <w:iCs w:val="0"/>
                <w:sz w:val="17"/>
                <w:szCs w:val="17"/>
                <w:lang w:val="en-IE"/>
              </w:rPr>
              <w:t>Boosting, time series</w:t>
            </w:r>
          </w:p>
          <w:p w:rsidR="155F53FE" w:rsidP="155F53FE" w:rsidRDefault="155F53FE" w14:paraId="2BB8A708" w14:textId="4153001C">
            <w:pPr>
              <w:jc w:val="center"/>
              <w:rPr>
                <w:rFonts w:ascii="Arial" w:hAnsi="Arial" w:eastAsia="Arial" w:cs="Arial"/>
                <w:b w:val="0"/>
                <w:bCs w:val="0"/>
                <w:i w:val="0"/>
                <w:iCs w:val="0"/>
                <w:sz w:val="20"/>
                <w:szCs w:val="20"/>
                <w:lang w:val="en-IE"/>
              </w:rPr>
            </w:pP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7F292D24" w14:textId="353EDD92">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FD48BD3" w14:textId="5AB9A4D0">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36200D1" w14:textId="39062A01">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B4953E9" w14:textId="1D99EC81">
            <w:pPr>
              <w:jc w:val="left"/>
              <w:rPr>
                <w:rFonts w:ascii="Arial" w:hAnsi="Arial" w:eastAsia="Arial" w:cs="Arial"/>
                <w:b w:val="0"/>
                <w:bCs w:val="0"/>
                <w:i w:val="0"/>
                <w:iCs w:val="0"/>
                <w:sz w:val="20"/>
                <w:szCs w:val="20"/>
                <w:lang w:val="en-IE"/>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42174299" w14:textId="04E23866">
            <w:pPr>
              <w:jc w:val="left"/>
              <w:rPr>
                <w:rFonts w:ascii="Arial" w:hAnsi="Arial" w:eastAsia="Arial" w:cs="Arial"/>
                <w:b w:val="0"/>
                <w:bCs w:val="0"/>
                <w:i w:val="0"/>
                <w:iCs w:val="0"/>
                <w:sz w:val="20"/>
                <w:szCs w:val="20"/>
                <w:lang w:val="en-IE"/>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27C25F63" w14:textId="7AE46739">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391A3A75" w14:textId="3425CB6E">
            <w:pPr>
              <w:jc w:val="left"/>
              <w:rPr>
                <w:rFonts w:ascii="Arial" w:hAnsi="Arial" w:eastAsia="Arial" w:cs="Arial"/>
                <w:b w:val="0"/>
                <w:bCs w:val="0"/>
                <w:i w:val="0"/>
                <w:iCs w:val="0"/>
                <w:sz w:val="20"/>
                <w:szCs w:val="20"/>
                <w:lang w:val="en-IE"/>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63CBBB53" w14:textId="6C6B43AB">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5532C0F7" w14:textId="11988BCA">
            <w:pPr>
              <w:jc w:val="left"/>
              <w:rPr>
                <w:rFonts w:ascii="Arial" w:hAnsi="Arial" w:eastAsia="Arial" w:cs="Arial"/>
                <w:b w:val="0"/>
                <w:bCs w:val="0"/>
                <w:i w:val="0"/>
                <w:iCs w:val="0"/>
                <w:sz w:val="20"/>
                <w:szCs w:val="20"/>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94276A4" w14:textId="3BBAD649">
            <w:pPr>
              <w:jc w:val="left"/>
              <w:rPr>
                <w:rFonts w:ascii="Arial" w:hAnsi="Arial" w:eastAsia="Arial" w:cs="Arial"/>
                <w:b w:val="0"/>
                <w:bCs w:val="0"/>
                <w:i w:val="0"/>
                <w:iCs w:val="0"/>
                <w:sz w:val="20"/>
                <w:szCs w:val="20"/>
                <w:lang w:val="en-IE"/>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0C576177" w14:textId="7DDC9F25">
            <w:pPr>
              <w:jc w:val="left"/>
              <w:rPr>
                <w:rFonts w:ascii="Arial" w:hAnsi="Arial" w:eastAsia="Arial" w:cs="Arial"/>
                <w:b w:val="0"/>
                <w:bCs w:val="0"/>
                <w:i w:val="0"/>
                <w:iCs w:val="0"/>
                <w:sz w:val="20"/>
                <w:szCs w:val="20"/>
                <w:lang w:val="en-IE"/>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6FF28850" w14:textId="00B1ADB5">
            <w:pPr>
              <w:jc w:val="left"/>
              <w:rPr>
                <w:rFonts w:ascii="Arial" w:hAnsi="Arial" w:eastAsia="Arial" w:cs="Arial"/>
                <w:b w:val="0"/>
                <w:bCs w:val="0"/>
                <w:i w:val="0"/>
                <w:iCs w:val="0"/>
                <w:sz w:val="20"/>
                <w:szCs w:val="20"/>
                <w:lang w:val="en-IE"/>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03D1E962" w14:textId="16C8C66D">
            <w:pPr>
              <w:jc w:val="left"/>
              <w:rPr>
                <w:rFonts w:ascii="Arial" w:hAnsi="Arial" w:eastAsia="Arial" w:cs="Arial"/>
                <w:b w:val="0"/>
                <w:bCs w:val="0"/>
                <w:i w:val="0"/>
                <w:iCs w:val="0"/>
                <w:sz w:val="20"/>
                <w:szCs w:val="20"/>
                <w:lang w:val="en-IE"/>
              </w:rPr>
            </w:pPr>
          </w:p>
        </w:tc>
      </w:tr>
      <w:tr w:rsidR="155F53FE" w:rsidTr="155F53FE" w14:paraId="5AE7B02D">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686DDF0F" w14:textId="40216EC5">
            <w:pPr>
              <w:jc w:val="center"/>
              <w:rPr>
                <w:rFonts w:ascii="Arial" w:hAnsi="Arial" w:eastAsia="Arial" w:cs="Arial"/>
                <w:b w:val="0"/>
                <w:bCs w:val="0"/>
                <w:i w:val="0"/>
                <w:iCs w:val="0"/>
                <w:sz w:val="18"/>
                <w:szCs w:val="18"/>
                <w:lang w:val="en-IE"/>
              </w:rPr>
            </w:pP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39981D34" w14:textId="3A55B165">
            <w:pPr>
              <w:spacing w:before="0" w:after="0"/>
              <w:jc w:val="center"/>
              <w:rPr>
                <w:rFonts w:ascii="Arial" w:hAnsi="Arial" w:eastAsia="Arial" w:cs="Arial"/>
                <w:b w:val="0"/>
                <w:bCs w:val="0"/>
                <w:i w:val="0"/>
                <w:iCs w:val="0"/>
                <w:sz w:val="20"/>
                <w:szCs w:val="20"/>
              </w:rPr>
            </w:pPr>
            <w:r w:rsidRPr="155F53FE" w:rsidR="155F53FE">
              <w:rPr>
                <w:rFonts w:ascii="Arial" w:hAnsi="Arial" w:eastAsia="Arial" w:cs="Arial"/>
                <w:b w:val="1"/>
                <w:bCs w:val="1"/>
                <w:i w:val="0"/>
                <w:iCs w:val="0"/>
                <w:sz w:val="20"/>
                <w:szCs w:val="20"/>
                <w:lang w:val="en-IE"/>
              </w:rPr>
              <w:t>cenario engine</w:t>
            </w:r>
          </w:p>
          <w:p w:rsidR="155F53FE" w:rsidP="155F53FE" w:rsidRDefault="155F53FE" w14:paraId="6D71CD94" w14:textId="3CEFFA78">
            <w:pPr>
              <w:jc w:val="center"/>
              <w:rPr>
                <w:rFonts w:ascii="Arial" w:hAnsi="Arial" w:eastAsia="Arial" w:cs="Arial"/>
                <w:b w:val="0"/>
                <w:bCs w:val="0"/>
                <w:i w:val="0"/>
                <w:iCs w:val="0"/>
                <w:sz w:val="17"/>
                <w:szCs w:val="17"/>
              </w:rPr>
            </w:pPr>
            <w:r w:rsidRPr="155F53FE" w:rsidR="155F53FE">
              <w:rPr>
                <w:rFonts w:ascii="Arial" w:hAnsi="Arial" w:eastAsia="Arial" w:cs="Arial"/>
                <w:b w:val="0"/>
                <w:bCs w:val="0"/>
                <w:i w:val="0"/>
                <w:iCs w:val="0"/>
                <w:sz w:val="17"/>
                <w:szCs w:val="17"/>
                <w:lang w:val="en-IE"/>
              </w:rPr>
              <w:t>Route, delay, shock</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3E6333CA" w14:textId="5CEF2883">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99517EA" w14:textId="01F97D1F">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BCD0F8E" w14:textId="77596AD2">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006A579A" w14:textId="275FFF14">
            <w:pPr>
              <w:jc w:val="left"/>
              <w:rPr>
                <w:rFonts w:ascii="Arial" w:hAnsi="Arial" w:eastAsia="Arial" w:cs="Arial"/>
                <w:b w:val="0"/>
                <w:bCs w:val="0"/>
                <w:i w:val="0"/>
                <w:iCs w:val="0"/>
                <w:sz w:val="20"/>
                <w:szCs w:val="20"/>
                <w:lang w:val="en-IE"/>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7C11A09F" w14:textId="6BE1CD57">
            <w:pPr>
              <w:jc w:val="left"/>
              <w:rPr>
                <w:rFonts w:ascii="Arial" w:hAnsi="Arial" w:eastAsia="Arial" w:cs="Arial"/>
                <w:b w:val="0"/>
                <w:bCs w:val="0"/>
                <w:i w:val="0"/>
                <w:iCs w:val="0"/>
                <w:sz w:val="20"/>
                <w:szCs w:val="20"/>
                <w:lang w:val="en-IE"/>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36D103B4" w14:textId="6369DA72">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24D7F06C" w14:textId="7E463450">
            <w:pPr>
              <w:jc w:val="left"/>
              <w:rPr>
                <w:rFonts w:ascii="Arial" w:hAnsi="Arial" w:eastAsia="Arial" w:cs="Arial"/>
                <w:b w:val="0"/>
                <w:bCs w:val="0"/>
                <w:i w:val="0"/>
                <w:iCs w:val="0"/>
                <w:sz w:val="20"/>
                <w:szCs w:val="20"/>
                <w:lang w:val="en-IE"/>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7E5A3F05" w14:textId="037B5BD7">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31E7DB66" w14:textId="066EC3D8">
            <w:pPr>
              <w:jc w:val="left"/>
              <w:rPr>
                <w:rFonts w:ascii="Arial" w:hAnsi="Arial" w:eastAsia="Arial" w:cs="Arial"/>
                <w:b w:val="0"/>
                <w:bCs w:val="0"/>
                <w:i w:val="0"/>
                <w:iCs w:val="0"/>
                <w:sz w:val="20"/>
                <w:szCs w:val="20"/>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32AEA5A" w14:textId="53E0228D">
            <w:pPr>
              <w:jc w:val="left"/>
              <w:rPr>
                <w:rFonts w:ascii="Arial" w:hAnsi="Arial" w:eastAsia="Arial" w:cs="Arial"/>
                <w:b w:val="0"/>
                <w:bCs w:val="0"/>
                <w:i w:val="0"/>
                <w:iCs w:val="0"/>
                <w:sz w:val="20"/>
                <w:szCs w:val="20"/>
                <w:lang w:val="en-IE"/>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25B579F7" w14:textId="6F554C6C">
            <w:pPr>
              <w:jc w:val="left"/>
              <w:rPr>
                <w:rFonts w:ascii="Arial" w:hAnsi="Arial" w:eastAsia="Arial" w:cs="Arial"/>
                <w:b w:val="0"/>
                <w:bCs w:val="0"/>
                <w:i w:val="0"/>
                <w:iCs w:val="0"/>
                <w:sz w:val="20"/>
                <w:szCs w:val="20"/>
                <w:lang w:val="en-IE"/>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790BCE44" w14:textId="4A0EEA88">
            <w:pPr>
              <w:jc w:val="left"/>
              <w:rPr>
                <w:rFonts w:ascii="Arial" w:hAnsi="Arial" w:eastAsia="Arial" w:cs="Arial"/>
                <w:b w:val="0"/>
                <w:bCs w:val="0"/>
                <w:i w:val="0"/>
                <w:iCs w:val="0"/>
                <w:sz w:val="20"/>
                <w:szCs w:val="20"/>
                <w:lang w:val="en-IE"/>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591ACC4F" w14:textId="45B25B08">
            <w:pPr>
              <w:jc w:val="left"/>
              <w:rPr>
                <w:rFonts w:ascii="Arial" w:hAnsi="Arial" w:eastAsia="Arial" w:cs="Arial"/>
                <w:b w:val="0"/>
                <w:bCs w:val="0"/>
                <w:i w:val="0"/>
                <w:iCs w:val="0"/>
                <w:sz w:val="20"/>
                <w:szCs w:val="20"/>
                <w:lang w:val="en-IE"/>
              </w:rPr>
            </w:pPr>
          </w:p>
        </w:tc>
      </w:tr>
      <w:tr w:rsidR="155F53FE" w:rsidTr="155F53FE" w14:paraId="23072F55">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313784E5" w14:textId="71D4395B">
            <w:pPr>
              <w:jc w:val="center"/>
              <w:rPr>
                <w:rFonts w:ascii="Arial" w:hAnsi="Arial" w:eastAsia="Arial" w:cs="Arial"/>
                <w:b w:val="0"/>
                <w:bCs w:val="0"/>
                <w:i w:val="0"/>
                <w:iCs w:val="0"/>
                <w:sz w:val="18"/>
                <w:szCs w:val="18"/>
                <w:lang w:val="en-IE"/>
              </w:rPr>
            </w:pP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36F2784A" w14:textId="579F2837">
            <w:pPr>
              <w:spacing w:before="0" w:after="0"/>
              <w:jc w:val="center"/>
              <w:rPr>
                <w:rFonts w:ascii="Arial" w:hAnsi="Arial" w:eastAsia="Arial" w:cs="Arial"/>
                <w:b w:val="0"/>
                <w:bCs w:val="0"/>
                <w:i w:val="0"/>
                <w:iCs w:val="0"/>
                <w:sz w:val="20"/>
                <w:szCs w:val="20"/>
              </w:rPr>
            </w:pPr>
            <w:r w:rsidRPr="155F53FE" w:rsidR="155F53FE">
              <w:rPr>
                <w:rFonts w:ascii="Arial" w:hAnsi="Arial" w:eastAsia="Arial" w:cs="Arial"/>
                <w:b w:val="1"/>
                <w:bCs w:val="1"/>
                <w:i w:val="0"/>
                <w:iCs w:val="0"/>
                <w:sz w:val="20"/>
                <w:szCs w:val="20"/>
                <w:lang w:val="en-IE"/>
              </w:rPr>
              <w:t>Impact estimation</w:t>
            </w:r>
          </w:p>
          <w:p w:rsidR="155F53FE" w:rsidP="155F53FE" w:rsidRDefault="155F53FE" w14:paraId="4C566E52" w14:textId="714D7DDC">
            <w:pPr>
              <w:jc w:val="center"/>
              <w:rPr>
                <w:rFonts w:ascii="Arial" w:hAnsi="Arial" w:eastAsia="Arial" w:cs="Arial"/>
                <w:b w:val="0"/>
                <w:bCs w:val="0"/>
                <w:i w:val="0"/>
                <w:iCs w:val="0"/>
                <w:sz w:val="17"/>
                <w:szCs w:val="17"/>
              </w:rPr>
            </w:pPr>
            <w:r w:rsidRPr="155F53FE" w:rsidR="155F53FE">
              <w:rPr>
                <w:rFonts w:ascii="Arial" w:hAnsi="Arial" w:eastAsia="Arial" w:cs="Arial"/>
                <w:b w:val="0"/>
                <w:bCs w:val="0"/>
                <w:i w:val="0"/>
                <w:iCs w:val="0"/>
                <w:sz w:val="17"/>
                <w:szCs w:val="17"/>
                <w:lang w:val="en-IE"/>
              </w:rPr>
              <w:t>Price change by scenario</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49DF3B85" w14:textId="04AE9467">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30014771" w14:textId="4ED3DDA0">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C9AA515" w14:textId="310DC2D5">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1E9285ED" w14:textId="29631B13">
            <w:pPr>
              <w:jc w:val="left"/>
              <w:rPr>
                <w:rFonts w:ascii="Arial" w:hAnsi="Arial" w:eastAsia="Arial" w:cs="Arial"/>
                <w:b w:val="0"/>
                <w:bCs w:val="0"/>
                <w:i w:val="0"/>
                <w:iCs w:val="0"/>
                <w:sz w:val="20"/>
                <w:szCs w:val="20"/>
                <w:lang w:val="en-IE"/>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5CA92942" w14:textId="38D209DA">
            <w:pPr>
              <w:jc w:val="left"/>
              <w:rPr>
                <w:rFonts w:ascii="Arial" w:hAnsi="Arial" w:eastAsia="Arial" w:cs="Arial"/>
                <w:b w:val="0"/>
                <w:bCs w:val="0"/>
                <w:i w:val="0"/>
                <w:iCs w:val="0"/>
                <w:sz w:val="20"/>
                <w:szCs w:val="20"/>
                <w:lang w:val="en-IE"/>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07850289" w14:textId="431C33C9">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3B140613" w14:textId="56A901E0">
            <w:pPr>
              <w:jc w:val="left"/>
              <w:rPr>
                <w:rFonts w:ascii="Arial" w:hAnsi="Arial" w:eastAsia="Arial" w:cs="Arial"/>
                <w:b w:val="0"/>
                <w:bCs w:val="0"/>
                <w:i w:val="0"/>
                <w:iCs w:val="0"/>
                <w:sz w:val="20"/>
                <w:szCs w:val="20"/>
                <w:lang w:val="en-IE"/>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18A4C7CD" w14:textId="12AF0E76">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62A8052D" w14:textId="5B74EF30">
            <w:pPr>
              <w:jc w:val="left"/>
              <w:rPr>
                <w:rFonts w:ascii="Arial" w:hAnsi="Arial" w:eastAsia="Arial" w:cs="Arial"/>
                <w:b w:val="0"/>
                <w:bCs w:val="0"/>
                <w:i w:val="0"/>
                <w:iCs w:val="0"/>
                <w:sz w:val="20"/>
                <w:szCs w:val="20"/>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F1FFC8B" w14:textId="03CB6667">
            <w:pPr>
              <w:jc w:val="left"/>
              <w:rPr>
                <w:rFonts w:ascii="Arial" w:hAnsi="Arial" w:eastAsia="Arial" w:cs="Arial"/>
                <w:b w:val="0"/>
                <w:bCs w:val="0"/>
                <w:i w:val="0"/>
                <w:iCs w:val="0"/>
                <w:sz w:val="20"/>
                <w:szCs w:val="20"/>
                <w:lang w:val="en-IE"/>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59076B89" w14:textId="78F6C7E0">
            <w:pPr>
              <w:jc w:val="left"/>
              <w:rPr>
                <w:rFonts w:ascii="Arial" w:hAnsi="Arial" w:eastAsia="Arial" w:cs="Arial"/>
                <w:b w:val="0"/>
                <w:bCs w:val="0"/>
                <w:i w:val="0"/>
                <w:iCs w:val="0"/>
                <w:sz w:val="20"/>
                <w:szCs w:val="20"/>
                <w:lang w:val="en-IE"/>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5703B9F2" w14:textId="11EA3A91">
            <w:pPr>
              <w:jc w:val="left"/>
              <w:rPr>
                <w:rFonts w:ascii="Arial" w:hAnsi="Arial" w:eastAsia="Arial" w:cs="Arial"/>
                <w:b w:val="0"/>
                <w:bCs w:val="0"/>
                <w:i w:val="0"/>
                <w:iCs w:val="0"/>
                <w:sz w:val="20"/>
                <w:szCs w:val="20"/>
                <w:lang w:val="en-IE"/>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44673427" w14:textId="6FBE548B">
            <w:pPr>
              <w:jc w:val="left"/>
              <w:rPr>
                <w:rFonts w:ascii="Arial" w:hAnsi="Arial" w:eastAsia="Arial" w:cs="Arial"/>
                <w:b w:val="0"/>
                <w:bCs w:val="0"/>
                <w:i w:val="0"/>
                <w:iCs w:val="0"/>
                <w:sz w:val="20"/>
                <w:szCs w:val="20"/>
                <w:lang w:val="en-IE"/>
              </w:rPr>
            </w:pPr>
          </w:p>
        </w:tc>
      </w:tr>
      <w:tr w:rsidR="155F53FE" w:rsidTr="155F53FE" w14:paraId="714E67C1">
        <w:trPr>
          <w:trHeight w:val="285"/>
        </w:trPr>
        <w:tc>
          <w:tcPr>
            <w:tcW w:w="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771236ED" w14:textId="402CC930">
            <w:pPr>
              <w:jc w:val="center"/>
              <w:rPr>
                <w:rFonts w:ascii="Arial" w:hAnsi="Arial" w:eastAsia="Arial" w:cs="Arial"/>
                <w:b w:val="0"/>
                <w:bCs w:val="0"/>
                <w:i w:val="0"/>
                <w:iCs w:val="0"/>
                <w:sz w:val="18"/>
                <w:szCs w:val="18"/>
                <w:lang w:val="en-IE"/>
              </w:rPr>
            </w:pP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2C92FB60" w14:textId="088C7E74">
            <w:pPr>
              <w:spacing w:before="0" w:after="0"/>
              <w:jc w:val="center"/>
              <w:rPr>
                <w:rFonts w:ascii="Arial" w:hAnsi="Arial" w:eastAsia="Arial" w:cs="Arial"/>
                <w:b w:val="0"/>
                <w:bCs w:val="0"/>
                <w:i w:val="0"/>
                <w:iCs w:val="0"/>
                <w:sz w:val="20"/>
                <w:szCs w:val="20"/>
              </w:rPr>
            </w:pPr>
            <w:r w:rsidRPr="155F53FE" w:rsidR="155F53FE">
              <w:rPr>
                <w:rFonts w:ascii="Arial" w:hAnsi="Arial" w:eastAsia="Arial" w:cs="Arial"/>
                <w:b w:val="1"/>
                <w:bCs w:val="1"/>
                <w:i w:val="0"/>
                <w:iCs w:val="0"/>
                <w:sz w:val="20"/>
                <w:szCs w:val="20"/>
                <w:lang w:val="en-IE"/>
              </w:rPr>
              <w:t>Mitigation ranking</w:t>
            </w:r>
          </w:p>
          <w:p w:rsidR="155F53FE" w:rsidP="155F53FE" w:rsidRDefault="155F53FE" w14:paraId="46616307" w14:textId="6F5643B1">
            <w:pPr>
              <w:spacing w:before="0" w:after="0"/>
              <w:jc w:val="center"/>
              <w:rPr>
                <w:rFonts w:ascii="Arial" w:hAnsi="Arial" w:eastAsia="Arial" w:cs="Arial"/>
                <w:b w:val="0"/>
                <w:bCs w:val="0"/>
                <w:i w:val="0"/>
                <w:iCs w:val="0"/>
                <w:sz w:val="17"/>
                <w:szCs w:val="17"/>
              </w:rPr>
            </w:pPr>
            <w:r w:rsidRPr="155F53FE" w:rsidR="155F53FE">
              <w:rPr>
                <w:rFonts w:ascii="Arial" w:hAnsi="Arial" w:eastAsia="Arial" w:cs="Arial"/>
                <w:b w:val="0"/>
                <w:bCs w:val="0"/>
                <w:i w:val="0"/>
                <w:iCs w:val="0"/>
                <w:sz w:val="17"/>
                <w:szCs w:val="17"/>
                <w:lang w:val="en-IE"/>
              </w:rPr>
              <w:t>Cost versus price impact</w:t>
            </w:r>
          </w:p>
          <w:p w:rsidR="155F53FE" w:rsidP="155F53FE" w:rsidRDefault="155F53FE" w14:paraId="5AF99C8E" w14:textId="5AC2D196">
            <w:pPr>
              <w:jc w:val="center"/>
              <w:rPr>
                <w:rFonts w:ascii="Arial" w:hAnsi="Arial" w:eastAsia="Arial" w:cs="Arial"/>
                <w:b w:val="0"/>
                <w:bCs w:val="0"/>
                <w:i w:val="0"/>
                <w:iCs w:val="0"/>
                <w:sz w:val="20"/>
                <w:szCs w:val="20"/>
                <w:lang w:val="en-IE"/>
              </w:rPr>
            </w:pP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72494F22" w14:textId="173A6D59">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32D0D09" w14:textId="77B2238C">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1B57097" w14:textId="5AAC4945">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38171FE2" w14:textId="2FA90132">
            <w:pPr>
              <w:jc w:val="left"/>
              <w:rPr>
                <w:rFonts w:ascii="Arial" w:hAnsi="Arial" w:eastAsia="Arial" w:cs="Arial"/>
                <w:b w:val="0"/>
                <w:bCs w:val="0"/>
                <w:i w:val="0"/>
                <w:iCs w:val="0"/>
                <w:sz w:val="20"/>
                <w:szCs w:val="20"/>
                <w:lang w:val="en-IE"/>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41C81F91" w14:textId="5DC30C0C">
            <w:pPr>
              <w:jc w:val="left"/>
              <w:rPr>
                <w:rFonts w:ascii="Arial" w:hAnsi="Arial" w:eastAsia="Arial" w:cs="Arial"/>
                <w:b w:val="0"/>
                <w:bCs w:val="0"/>
                <w:i w:val="0"/>
                <w:iCs w:val="0"/>
                <w:sz w:val="20"/>
                <w:szCs w:val="20"/>
                <w:lang w:val="en-IE"/>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37367AE3" w14:textId="4CA69E98">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2EF9E315" w14:textId="1CEA3F1C">
            <w:pPr>
              <w:jc w:val="left"/>
              <w:rPr>
                <w:rFonts w:ascii="Arial" w:hAnsi="Arial" w:eastAsia="Arial" w:cs="Arial"/>
                <w:b w:val="0"/>
                <w:bCs w:val="0"/>
                <w:i w:val="0"/>
                <w:iCs w:val="0"/>
                <w:sz w:val="20"/>
                <w:szCs w:val="20"/>
                <w:lang w:val="en-IE"/>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738A7489" w14:textId="6B3A169E">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40554A65" w14:textId="27548491">
            <w:pPr>
              <w:jc w:val="left"/>
              <w:rPr>
                <w:rFonts w:ascii="Arial" w:hAnsi="Arial" w:eastAsia="Arial" w:cs="Arial"/>
                <w:b w:val="0"/>
                <w:bCs w:val="0"/>
                <w:i w:val="0"/>
                <w:iCs w:val="0"/>
                <w:sz w:val="20"/>
                <w:szCs w:val="20"/>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325B4870" w14:textId="521E2C18">
            <w:pPr>
              <w:jc w:val="left"/>
              <w:rPr>
                <w:rFonts w:ascii="Arial" w:hAnsi="Arial" w:eastAsia="Arial" w:cs="Arial"/>
                <w:b w:val="0"/>
                <w:bCs w:val="0"/>
                <w:i w:val="0"/>
                <w:iCs w:val="0"/>
                <w:sz w:val="20"/>
                <w:szCs w:val="20"/>
                <w:lang w:val="en-IE"/>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5E69914C" w14:textId="6DD51A54">
            <w:pPr>
              <w:jc w:val="left"/>
              <w:rPr>
                <w:rFonts w:ascii="Arial" w:hAnsi="Arial" w:eastAsia="Arial" w:cs="Arial"/>
                <w:b w:val="0"/>
                <w:bCs w:val="0"/>
                <w:i w:val="0"/>
                <w:iCs w:val="0"/>
                <w:sz w:val="20"/>
                <w:szCs w:val="20"/>
                <w:lang w:val="en-IE"/>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6FF81253" w14:textId="0D016B8F">
            <w:pPr>
              <w:jc w:val="left"/>
              <w:rPr>
                <w:rFonts w:ascii="Arial" w:hAnsi="Arial" w:eastAsia="Arial" w:cs="Arial"/>
                <w:b w:val="0"/>
                <w:bCs w:val="0"/>
                <w:i w:val="0"/>
                <w:iCs w:val="0"/>
                <w:sz w:val="20"/>
                <w:szCs w:val="20"/>
                <w:lang w:val="en-IE"/>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54C3C30A" w14:textId="314335B9">
            <w:pPr>
              <w:jc w:val="left"/>
              <w:rPr>
                <w:rFonts w:ascii="Arial" w:hAnsi="Arial" w:eastAsia="Arial" w:cs="Arial"/>
                <w:b w:val="0"/>
                <w:bCs w:val="0"/>
                <w:i w:val="0"/>
                <w:iCs w:val="0"/>
                <w:sz w:val="20"/>
                <w:szCs w:val="20"/>
                <w:lang w:val="en-IE"/>
              </w:rPr>
            </w:pPr>
          </w:p>
        </w:tc>
      </w:tr>
      <w:tr w:rsidR="155F53FE" w:rsidTr="155F53FE" w14:paraId="40D5B05B">
        <w:trPr>
          <w:trHeight w:val="285"/>
        </w:trPr>
        <w:tc>
          <w:tcPr>
            <w:tcW w:w="245" w:type="dxa"/>
            <w:tcBorders>
              <w:top w:val="single" w:color="BFBFBF" w:themeColor="background1" w:themeShade="BF" w:sz="6"/>
              <w:left w:val="single" w:color="000000" w:themeColor="text1" w:sz="12"/>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01B81495" w14:textId="32807A41">
            <w:pPr>
              <w:jc w:val="center"/>
              <w:rPr>
                <w:rFonts w:ascii="Arial" w:hAnsi="Arial" w:eastAsia="Arial" w:cs="Arial"/>
                <w:b w:val="0"/>
                <w:bCs w:val="0"/>
                <w:i w:val="0"/>
                <w:iCs w:val="0"/>
                <w:sz w:val="18"/>
                <w:szCs w:val="18"/>
                <w:lang w:val="en-IE"/>
              </w:rPr>
            </w:pP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7EA01DFE" w14:textId="55ED4C23">
            <w:pPr>
              <w:spacing w:before="0" w:after="0"/>
              <w:jc w:val="center"/>
              <w:rPr>
                <w:rFonts w:ascii="Arial" w:hAnsi="Arial" w:eastAsia="Arial" w:cs="Arial"/>
                <w:b w:val="0"/>
                <w:bCs w:val="0"/>
                <w:i w:val="0"/>
                <w:iCs w:val="0"/>
                <w:color w:val="2C2C2A"/>
                <w:sz w:val="20"/>
                <w:szCs w:val="20"/>
              </w:rPr>
            </w:pPr>
            <w:r w:rsidRPr="155F53FE" w:rsidR="155F53FE">
              <w:rPr>
                <w:rFonts w:ascii="Arial" w:hAnsi="Arial" w:eastAsia="Arial" w:cs="Arial"/>
                <w:b w:val="1"/>
                <w:bCs w:val="1"/>
                <w:i w:val="0"/>
                <w:iCs w:val="0"/>
                <w:color w:val="2C2C2A"/>
                <w:sz w:val="20"/>
                <w:szCs w:val="20"/>
                <w:lang w:val="en-IE"/>
              </w:rPr>
              <w:t>Decision dashboard</w:t>
            </w:r>
          </w:p>
          <w:p w:rsidR="155F53FE" w:rsidP="155F53FE" w:rsidRDefault="155F53FE" w14:paraId="316E1AA0" w14:textId="1319F64F">
            <w:pPr>
              <w:jc w:val="center"/>
              <w:rPr>
                <w:rFonts w:ascii="Arial" w:hAnsi="Arial" w:eastAsia="Arial" w:cs="Arial"/>
                <w:b w:val="0"/>
                <w:bCs w:val="0"/>
                <w:i w:val="0"/>
                <w:iCs w:val="0"/>
                <w:color w:val="5F5E5A"/>
                <w:sz w:val="17"/>
                <w:szCs w:val="17"/>
              </w:rPr>
            </w:pPr>
            <w:r w:rsidRPr="155F53FE" w:rsidR="155F53FE">
              <w:rPr>
                <w:rFonts w:ascii="Arial" w:hAnsi="Arial" w:eastAsia="Arial" w:cs="Arial"/>
                <w:b w:val="0"/>
                <w:bCs w:val="0"/>
                <w:i w:val="0"/>
                <w:iCs w:val="0"/>
                <w:color w:val="5F5E5A"/>
                <w:sz w:val="17"/>
                <w:szCs w:val="17"/>
                <w:lang w:val="en-IE"/>
              </w:rPr>
              <w:t>Impact and options</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613FCA4A" w14:textId="371FC04E">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8FB3C23" w14:textId="2164B34C">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1469B4C8" w14:textId="7758A018">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7D7F259D" w14:textId="4847CCB1">
            <w:pPr>
              <w:jc w:val="left"/>
              <w:rPr>
                <w:rFonts w:ascii="Arial" w:hAnsi="Arial" w:eastAsia="Arial" w:cs="Arial"/>
                <w:b w:val="0"/>
                <w:bCs w:val="0"/>
                <w:i w:val="0"/>
                <w:iCs w:val="0"/>
                <w:sz w:val="20"/>
                <w:szCs w:val="20"/>
                <w:lang w:val="en-IE"/>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7A019C00" w14:textId="18C2DBD3">
            <w:pPr>
              <w:jc w:val="left"/>
              <w:rPr>
                <w:rFonts w:ascii="Arial" w:hAnsi="Arial" w:eastAsia="Arial" w:cs="Arial"/>
                <w:b w:val="0"/>
                <w:bCs w:val="0"/>
                <w:i w:val="0"/>
                <w:iCs w:val="0"/>
                <w:sz w:val="20"/>
                <w:szCs w:val="20"/>
                <w:lang w:val="en-IE"/>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041A1BB4" w14:textId="47A71594">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39C6E065" w14:textId="090371BD">
            <w:pPr>
              <w:jc w:val="left"/>
              <w:rPr>
                <w:rFonts w:ascii="Arial" w:hAnsi="Arial" w:eastAsia="Arial" w:cs="Arial"/>
                <w:b w:val="0"/>
                <w:bCs w:val="0"/>
                <w:i w:val="0"/>
                <w:iCs w:val="0"/>
                <w:sz w:val="20"/>
                <w:szCs w:val="20"/>
                <w:lang w:val="en-IE"/>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6BC0EDB4" w14:textId="783F2794">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41210892" w14:textId="69662C4F">
            <w:pPr>
              <w:jc w:val="left"/>
              <w:rPr>
                <w:rFonts w:ascii="Arial" w:hAnsi="Arial" w:eastAsia="Arial" w:cs="Arial"/>
                <w:b w:val="0"/>
                <w:bCs w:val="0"/>
                <w:i w:val="0"/>
                <w:iCs w:val="0"/>
                <w:sz w:val="20"/>
                <w:szCs w:val="20"/>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409F3F85" w14:textId="53867217">
            <w:pPr>
              <w:jc w:val="left"/>
              <w:rPr>
                <w:rFonts w:ascii="Arial" w:hAnsi="Arial" w:eastAsia="Arial" w:cs="Arial"/>
                <w:b w:val="0"/>
                <w:bCs w:val="0"/>
                <w:i w:val="0"/>
                <w:iCs w:val="0"/>
                <w:sz w:val="20"/>
                <w:szCs w:val="20"/>
                <w:lang w:val="en-IE"/>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76100CD4" w14:textId="6F2E16D0">
            <w:pPr>
              <w:jc w:val="left"/>
              <w:rPr>
                <w:rFonts w:ascii="Arial" w:hAnsi="Arial" w:eastAsia="Arial" w:cs="Arial"/>
                <w:b w:val="0"/>
                <w:bCs w:val="0"/>
                <w:i w:val="0"/>
                <w:iCs w:val="0"/>
                <w:sz w:val="20"/>
                <w:szCs w:val="20"/>
                <w:lang w:val="en-IE"/>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7EFB0B8E" w14:textId="5EE2531C">
            <w:pPr>
              <w:jc w:val="left"/>
              <w:rPr>
                <w:rFonts w:ascii="Arial" w:hAnsi="Arial" w:eastAsia="Arial" w:cs="Arial"/>
                <w:b w:val="0"/>
                <w:bCs w:val="0"/>
                <w:i w:val="0"/>
                <w:iCs w:val="0"/>
                <w:sz w:val="20"/>
                <w:szCs w:val="20"/>
                <w:lang w:val="en-IE"/>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01056823" w14:textId="6B73E6EA">
            <w:pPr>
              <w:jc w:val="left"/>
              <w:rPr>
                <w:rFonts w:ascii="Arial" w:hAnsi="Arial" w:eastAsia="Arial" w:cs="Arial"/>
                <w:b w:val="0"/>
                <w:bCs w:val="0"/>
                <w:i w:val="0"/>
                <w:iCs w:val="0"/>
                <w:sz w:val="20"/>
                <w:szCs w:val="20"/>
                <w:lang w:val="en-IE"/>
              </w:rPr>
            </w:pPr>
          </w:p>
        </w:tc>
      </w:tr>
      <w:tr w:rsidR="155F53FE" w:rsidTr="155F53FE" w14:paraId="6F091CD5">
        <w:trPr>
          <w:trHeight w:val="285"/>
        </w:trPr>
        <w:tc>
          <w:tcPr>
            <w:tcW w:w="245" w:type="dxa"/>
            <w:tcBorders>
              <w:top w:val="single" w:color="BFBFBF" w:themeColor="background1" w:themeShade="BF" w:sz="6"/>
              <w:left w:val="single" w:color="000000" w:themeColor="text1" w:sz="12"/>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16733134" w14:textId="2A1B6865">
            <w:pPr>
              <w:jc w:val="center"/>
              <w:rPr>
                <w:rFonts w:ascii="Arial" w:hAnsi="Arial" w:eastAsia="Arial" w:cs="Arial"/>
                <w:b w:val="0"/>
                <w:bCs w:val="0"/>
                <w:i w:val="0"/>
                <w:iCs w:val="0"/>
                <w:sz w:val="18"/>
                <w:szCs w:val="18"/>
                <w:lang w:val="en-IE"/>
              </w:rPr>
            </w:pP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62A1B34B" w14:textId="344B9D32">
            <w:pPr>
              <w:spacing w:before="0" w:after="0"/>
              <w:jc w:val="center"/>
              <w:rPr>
                <w:rFonts w:ascii="Arial" w:hAnsi="Arial" w:eastAsia="Arial" w:cs="Arial"/>
                <w:b w:val="0"/>
                <w:bCs w:val="0"/>
                <w:i w:val="0"/>
                <w:iCs w:val="0"/>
                <w:color w:val="2C2C2A"/>
                <w:sz w:val="20"/>
                <w:szCs w:val="20"/>
              </w:rPr>
            </w:pPr>
            <w:r w:rsidRPr="155F53FE" w:rsidR="155F53FE">
              <w:rPr>
                <w:rFonts w:ascii="Arial" w:hAnsi="Arial" w:eastAsia="Arial" w:cs="Arial"/>
                <w:b w:val="1"/>
                <w:bCs w:val="1"/>
                <w:i w:val="0"/>
                <w:iCs w:val="0"/>
                <w:color w:val="2C2C2A"/>
                <w:sz w:val="20"/>
                <w:szCs w:val="20"/>
                <w:lang w:val="en-IE"/>
              </w:rPr>
              <w:t>Recommendations</w:t>
            </w:r>
          </w:p>
          <w:p w:rsidR="155F53FE" w:rsidP="155F53FE" w:rsidRDefault="155F53FE" w14:paraId="0727ECFF" w14:textId="0A674C7F">
            <w:pPr>
              <w:spacing w:before="0" w:after="0"/>
              <w:jc w:val="center"/>
              <w:rPr>
                <w:rFonts w:ascii="Arial" w:hAnsi="Arial" w:eastAsia="Arial" w:cs="Arial"/>
                <w:b w:val="0"/>
                <w:bCs w:val="0"/>
                <w:i w:val="0"/>
                <w:iCs w:val="0"/>
                <w:color w:val="5F5E5A"/>
                <w:sz w:val="17"/>
                <w:szCs w:val="17"/>
              </w:rPr>
            </w:pPr>
            <w:r w:rsidRPr="155F53FE" w:rsidR="155F53FE">
              <w:rPr>
                <w:rFonts w:ascii="Arial" w:hAnsi="Arial" w:eastAsia="Arial" w:cs="Arial"/>
                <w:b w:val="0"/>
                <w:bCs w:val="0"/>
                <w:i w:val="0"/>
                <w:iCs w:val="0"/>
                <w:color w:val="5F5E5A"/>
                <w:sz w:val="17"/>
                <w:szCs w:val="17"/>
                <w:lang w:val="en-IE"/>
              </w:rPr>
              <w:t>Best mitigation action</w:t>
            </w:r>
          </w:p>
          <w:p w:rsidR="155F53FE" w:rsidP="155F53FE" w:rsidRDefault="155F53FE" w14:paraId="07B25EEC" w14:textId="7BB2A53C">
            <w:pPr>
              <w:jc w:val="center"/>
              <w:rPr>
                <w:rFonts w:ascii="Arial" w:hAnsi="Arial" w:eastAsia="Arial" w:cs="Arial"/>
                <w:b w:val="0"/>
                <w:bCs w:val="0"/>
                <w:i w:val="0"/>
                <w:iCs w:val="0"/>
                <w:sz w:val="20"/>
                <w:szCs w:val="20"/>
                <w:lang w:val="en-IE"/>
              </w:rPr>
            </w:pP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4EC508EA" w14:textId="7D54D4EB">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3FAB31A" w14:textId="6FB7A503">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0D8FD693" w14:textId="2956B580">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03B9664C" w14:textId="520989AB">
            <w:pPr>
              <w:jc w:val="left"/>
              <w:rPr>
                <w:rFonts w:ascii="Arial" w:hAnsi="Arial" w:eastAsia="Arial" w:cs="Arial"/>
                <w:b w:val="0"/>
                <w:bCs w:val="0"/>
                <w:i w:val="0"/>
                <w:iCs w:val="0"/>
                <w:sz w:val="20"/>
                <w:szCs w:val="20"/>
                <w:lang w:val="en-IE"/>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558FD562" w14:textId="286DD419">
            <w:pPr>
              <w:jc w:val="left"/>
              <w:rPr>
                <w:rFonts w:ascii="Arial" w:hAnsi="Arial" w:eastAsia="Arial" w:cs="Arial"/>
                <w:b w:val="0"/>
                <w:bCs w:val="0"/>
                <w:i w:val="0"/>
                <w:iCs w:val="0"/>
                <w:sz w:val="20"/>
                <w:szCs w:val="20"/>
                <w:lang w:val="en-IE"/>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7CC80078" w14:textId="3A7D7666">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223A18F2" w14:textId="53934200">
            <w:pPr>
              <w:jc w:val="left"/>
              <w:rPr>
                <w:rFonts w:ascii="Arial" w:hAnsi="Arial" w:eastAsia="Arial" w:cs="Arial"/>
                <w:b w:val="0"/>
                <w:bCs w:val="0"/>
                <w:i w:val="0"/>
                <w:iCs w:val="0"/>
                <w:sz w:val="20"/>
                <w:szCs w:val="20"/>
                <w:lang w:val="en-IE"/>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0A8FCE17" w14:textId="50D7A8B5">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1334F67E" w14:textId="0AEFDE57">
            <w:pPr>
              <w:jc w:val="left"/>
              <w:rPr>
                <w:rFonts w:ascii="Arial" w:hAnsi="Arial" w:eastAsia="Arial" w:cs="Arial"/>
                <w:b w:val="0"/>
                <w:bCs w:val="0"/>
                <w:i w:val="0"/>
                <w:iCs w:val="0"/>
                <w:sz w:val="20"/>
                <w:szCs w:val="20"/>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4FC81B58" w14:textId="268BF098">
            <w:pPr>
              <w:jc w:val="left"/>
              <w:rPr>
                <w:rFonts w:ascii="Arial" w:hAnsi="Arial" w:eastAsia="Arial" w:cs="Arial"/>
                <w:b w:val="0"/>
                <w:bCs w:val="0"/>
                <w:i w:val="0"/>
                <w:iCs w:val="0"/>
                <w:sz w:val="20"/>
                <w:szCs w:val="20"/>
                <w:lang w:val="en-IE"/>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3DBD6C0F" w14:textId="00E18E55">
            <w:pPr>
              <w:jc w:val="left"/>
              <w:rPr>
                <w:rFonts w:ascii="Arial" w:hAnsi="Arial" w:eastAsia="Arial" w:cs="Arial"/>
                <w:b w:val="0"/>
                <w:bCs w:val="0"/>
                <w:i w:val="0"/>
                <w:iCs w:val="0"/>
                <w:sz w:val="20"/>
                <w:szCs w:val="20"/>
                <w:lang w:val="en-IE"/>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5DF35737" w14:textId="5F5341AD">
            <w:pPr>
              <w:jc w:val="left"/>
              <w:rPr>
                <w:rFonts w:ascii="Arial" w:hAnsi="Arial" w:eastAsia="Arial" w:cs="Arial"/>
                <w:b w:val="0"/>
                <w:bCs w:val="0"/>
                <w:i w:val="0"/>
                <w:iCs w:val="0"/>
                <w:sz w:val="20"/>
                <w:szCs w:val="20"/>
                <w:lang w:val="en-IE"/>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126270D2" w14:textId="002D7CBC">
            <w:pPr>
              <w:jc w:val="left"/>
              <w:rPr>
                <w:rFonts w:ascii="Arial" w:hAnsi="Arial" w:eastAsia="Arial" w:cs="Arial"/>
                <w:b w:val="0"/>
                <w:bCs w:val="0"/>
                <w:i w:val="0"/>
                <w:iCs w:val="0"/>
                <w:sz w:val="20"/>
                <w:szCs w:val="20"/>
                <w:lang w:val="en-IE"/>
              </w:rPr>
            </w:pPr>
          </w:p>
        </w:tc>
      </w:tr>
      <w:tr w:rsidR="155F53FE" w:rsidTr="155F53FE" w14:paraId="62FF652A">
        <w:trPr>
          <w:trHeight w:val="285"/>
        </w:trPr>
        <w:tc>
          <w:tcPr>
            <w:tcW w:w="245" w:type="dxa"/>
            <w:tcBorders>
              <w:top w:val="single" w:color="BFBFBF" w:themeColor="background1" w:themeShade="BF" w:sz="6"/>
              <w:left w:val="single" w:color="000000" w:themeColor="text1" w:sz="12"/>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7E7FD3C5" w14:textId="5BAD88AC">
            <w:pPr>
              <w:jc w:val="center"/>
              <w:rPr>
                <w:rFonts w:ascii="Arial" w:hAnsi="Arial" w:eastAsia="Arial" w:cs="Arial"/>
                <w:b w:val="0"/>
                <w:bCs w:val="0"/>
                <w:i w:val="0"/>
                <w:iCs w:val="0"/>
                <w:sz w:val="18"/>
                <w:szCs w:val="18"/>
                <w:lang w:val="en-IE"/>
              </w:rPr>
            </w:pPr>
          </w:p>
        </w:tc>
        <w:tc>
          <w:tcPr>
            <w:tcW w:w="2204" w:type="dxa"/>
            <w:tcBorders>
              <w:top w:val="single" w:color="BFBFBF" w:themeColor="background1" w:themeShade="BF" w:sz="6"/>
              <w:left w:val="single" w:color="BFBFBF" w:themeColor="background1" w:themeShade="BF" w:sz="6"/>
              <w:bottom w:val="single" w:color="BFBFBF" w:themeColor="background1" w:themeShade="BF" w:sz="6"/>
              <w:right w:val="single" w:color="000000" w:themeColor="text1" w:sz="12"/>
            </w:tcBorders>
            <w:tcMar>
              <w:top w:w="45" w:type="dxa"/>
              <w:left w:w="60" w:type="dxa"/>
              <w:bottom w:w="45" w:type="dxa"/>
              <w:right w:w="60" w:type="dxa"/>
            </w:tcMar>
            <w:vAlign w:val="top"/>
          </w:tcPr>
          <w:p w:rsidR="155F53FE" w:rsidP="155F53FE" w:rsidRDefault="155F53FE" w14:paraId="72418070" w14:textId="2E90C1E6">
            <w:pPr>
              <w:spacing w:before="0" w:after="0"/>
              <w:jc w:val="center"/>
              <w:rPr>
                <w:rFonts w:ascii="Arial" w:hAnsi="Arial" w:eastAsia="Arial" w:cs="Arial"/>
                <w:b w:val="0"/>
                <w:bCs w:val="0"/>
                <w:i w:val="0"/>
                <w:iCs w:val="0"/>
                <w:color w:val="2C2C2A"/>
                <w:sz w:val="20"/>
                <w:szCs w:val="20"/>
              </w:rPr>
            </w:pPr>
            <w:r w:rsidRPr="155F53FE" w:rsidR="155F53FE">
              <w:rPr>
                <w:rFonts w:ascii="Arial" w:hAnsi="Arial" w:eastAsia="Arial" w:cs="Arial"/>
                <w:b w:val="1"/>
                <w:bCs w:val="1"/>
                <w:i w:val="0"/>
                <w:iCs w:val="0"/>
                <w:color w:val="2C2C2A"/>
                <w:sz w:val="20"/>
                <w:szCs w:val="20"/>
                <w:lang w:val="en-IE"/>
              </w:rPr>
              <w:t>Monitoring</w:t>
            </w:r>
          </w:p>
          <w:p w:rsidR="155F53FE" w:rsidP="155F53FE" w:rsidRDefault="155F53FE" w14:paraId="7531FF86" w14:textId="4729990F">
            <w:pPr>
              <w:jc w:val="center"/>
              <w:rPr>
                <w:rFonts w:ascii="Arial" w:hAnsi="Arial" w:eastAsia="Arial" w:cs="Arial"/>
                <w:b w:val="0"/>
                <w:bCs w:val="0"/>
                <w:i w:val="0"/>
                <w:iCs w:val="0"/>
                <w:color w:val="5F5E5A"/>
                <w:sz w:val="17"/>
                <w:szCs w:val="17"/>
              </w:rPr>
            </w:pPr>
            <w:r w:rsidRPr="155F53FE" w:rsidR="155F53FE">
              <w:rPr>
                <w:rFonts w:ascii="Arial" w:hAnsi="Arial" w:eastAsia="Arial" w:cs="Arial"/>
                <w:b w:val="0"/>
                <w:bCs w:val="0"/>
                <w:i w:val="0"/>
                <w:iCs w:val="0"/>
                <w:color w:val="5F5E5A"/>
                <w:sz w:val="17"/>
                <w:szCs w:val="17"/>
                <w:lang w:val="en-IE"/>
              </w:rPr>
              <w:t>Retrain on new data</w:t>
            </w:r>
          </w:p>
        </w:tc>
        <w:tc>
          <w:tcPr>
            <w:tcW w:w="500" w:type="dxa"/>
            <w:tcBorders>
              <w:top w:val="nil"/>
              <w:left w:val="single" w:color="000000" w:themeColor="text1" w:sz="12"/>
              <w:bottom w:val="nil"/>
              <w:right w:val="nil"/>
            </w:tcBorders>
            <w:tcMar>
              <w:top w:w="45" w:type="dxa"/>
              <w:left w:w="60" w:type="dxa"/>
              <w:bottom w:w="45" w:type="dxa"/>
              <w:right w:w="60" w:type="dxa"/>
            </w:tcMar>
            <w:vAlign w:val="top"/>
          </w:tcPr>
          <w:p w:rsidR="155F53FE" w:rsidP="155F53FE" w:rsidRDefault="155F53FE" w14:paraId="7E8704CC" w14:textId="0F34C5A9">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627AB3B4" w14:textId="02C5C1B3">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4A5E68C" w14:textId="63C63C48">
            <w:pPr>
              <w:jc w:val="center"/>
              <w:rPr>
                <w:rFonts w:ascii="Arial" w:hAnsi="Arial" w:eastAsia="Arial" w:cs="Arial"/>
                <w:b w:val="0"/>
                <w:bCs w:val="0"/>
                <w:i w:val="0"/>
                <w:iCs w:val="0"/>
                <w:sz w:val="18"/>
                <w:szCs w:val="18"/>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599DE0E6" w14:textId="1F6155D5">
            <w:pPr>
              <w:jc w:val="left"/>
              <w:rPr>
                <w:rFonts w:ascii="Arial" w:hAnsi="Arial" w:eastAsia="Arial" w:cs="Arial"/>
                <w:b w:val="0"/>
                <w:bCs w:val="0"/>
                <w:i w:val="0"/>
                <w:iCs w:val="0"/>
                <w:sz w:val="20"/>
                <w:szCs w:val="20"/>
                <w:lang w:val="en-IE"/>
              </w:rPr>
            </w:pPr>
          </w:p>
        </w:tc>
        <w:tc>
          <w:tcPr>
            <w:tcW w:w="505" w:type="dxa"/>
            <w:tcBorders>
              <w:top w:val="nil"/>
              <w:left w:val="nil"/>
              <w:bottom w:val="nil"/>
              <w:right w:val="nil"/>
            </w:tcBorders>
            <w:tcMar>
              <w:top w:w="45" w:type="dxa"/>
              <w:left w:w="60" w:type="dxa"/>
              <w:bottom w:w="45" w:type="dxa"/>
              <w:right w:w="60" w:type="dxa"/>
            </w:tcMar>
            <w:vAlign w:val="top"/>
          </w:tcPr>
          <w:p w:rsidR="155F53FE" w:rsidP="155F53FE" w:rsidRDefault="155F53FE" w14:paraId="1EC0A6A0" w14:textId="09B11D7C">
            <w:pPr>
              <w:jc w:val="left"/>
              <w:rPr>
                <w:rFonts w:ascii="Arial" w:hAnsi="Arial" w:eastAsia="Arial" w:cs="Arial"/>
                <w:b w:val="0"/>
                <w:bCs w:val="0"/>
                <w:i w:val="0"/>
                <w:iCs w:val="0"/>
                <w:sz w:val="20"/>
                <w:szCs w:val="20"/>
                <w:lang w:val="en-IE"/>
              </w:rPr>
            </w:pPr>
          </w:p>
        </w:tc>
        <w:tc>
          <w:tcPr>
            <w:tcW w:w="460" w:type="dxa"/>
            <w:tcBorders>
              <w:top w:val="nil"/>
              <w:left w:val="nil"/>
              <w:bottom w:val="nil"/>
              <w:right w:val="nil"/>
            </w:tcBorders>
            <w:tcMar>
              <w:top w:w="45" w:type="dxa"/>
              <w:left w:w="60" w:type="dxa"/>
              <w:bottom w:w="45" w:type="dxa"/>
              <w:right w:w="60" w:type="dxa"/>
            </w:tcMar>
            <w:vAlign w:val="top"/>
          </w:tcPr>
          <w:p w:rsidR="155F53FE" w:rsidP="155F53FE" w:rsidRDefault="155F53FE" w14:paraId="2B785A9E" w14:textId="76BA339B">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68B1122D" w14:textId="4E9A1A0C">
            <w:pPr>
              <w:jc w:val="left"/>
              <w:rPr>
                <w:rFonts w:ascii="Arial" w:hAnsi="Arial" w:eastAsia="Arial" w:cs="Arial"/>
                <w:b w:val="0"/>
                <w:bCs w:val="0"/>
                <w:i w:val="0"/>
                <w:iCs w:val="0"/>
                <w:sz w:val="20"/>
                <w:szCs w:val="20"/>
                <w:lang w:val="en-IE"/>
              </w:rPr>
            </w:pPr>
          </w:p>
        </w:tc>
        <w:tc>
          <w:tcPr>
            <w:tcW w:w="520" w:type="dxa"/>
            <w:tcBorders>
              <w:top w:val="nil"/>
              <w:left w:val="nil"/>
              <w:bottom w:val="nil"/>
              <w:right w:val="nil"/>
            </w:tcBorders>
            <w:tcMar>
              <w:top w:w="45" w:type="dxa"/>
              <w:left w:w="60" w:type="dxa"/>
              <w:bottom w:w="45" w:type="dxa"/>
              <w:right w:w="60" w:type="dxa"/>
            </w:tcMar>
            <w:vAlign w:val="top"/>
          </w:tcPr>
          <w:p w:rsidR="155F53FE" w:rsidP="155F53FE" w:rsidRDefault="155F53FE" w14:paraId="7B485567" w14:textId="5D319FE8">
            <w:pPr>
              <w:jc w:val="left"/>
              <w:rPr>
                <w:rFonts w:ascii="Arial" w:hAnsi="Arial" w:eastAsia="Arial" w:cs="Arial"/>
                <w:b w:val="0"/>
                <w:bCs w:val="0"/>
                <w:i w:val="0"/>
                <w:iCs w:val="0"/>
                <w:sz w:val="20"/>
                <w:szCs w:val="20"/>
                <w:lang w:val="en-IE"/>
              </w:rPr>
            </w:pPr>
          </w:p>
        </w:tc>
        <w:tc>
          <w:tcPr>
            <w:tcW w:w="535" w:type="dxa"/>
            <w:tcBorders>
              <w:top w:val="nil"/>
              <w:left w:val="nil"/>
              <w:bottom w:val="nil"/>
              <w:right w:val="nil"/>
            </w:tcBorders>
            <w:tcMar>
              <w:top w:w="45" w:type="dxa"/>
              <w:left w:w="60" w:type="dxa"/>
              <w:bottom w:w="45" w:type="dxa"/>
              <w:right w:w="60" w:type="dxa"/>
            </w:tcMar>
            <w:vAlign w:val="top"/>
          </w:tcPr>
          <w:p w:rsidR="155F53FE" w:rsidP="155F53FE" w:rsidRDefault="155F53FE" w14:paraId="4A7B66DD" w14:textId="4B3FFD48">
            <w:pPr>
              <w:jc w:val="left"/>
              <w:rPr>
                <w:rFonts w:ascii="Arial" w:hAnsi="Arial" w:eastAsia="Arial" w:cs="Arial"/>
                <w:b w:val="0"/>
                <w:bCs w:val="0"/>
                <w:i w:val="0"/>
                <w:iCs w:val="0"/>
                <w:sz w:val="20"/>
                <w:szCs w:val="20"/>
                <w:lang w:val="en-IE"/>
              </w:rPr>
            </w:pPr>
          </w:p>
        </w:tc>
        <w:tc>
          <w:tcPr>
            <w:tcW w:w="490" w:type="dxa"/>
            <w:tcBorders>
              <w:top w:val="nil"/>
              <w:left w:val="nil"/>
              <w:bottom w:val="nil"/>
              <w:right w:val="nil"/>
            </w:tcBorders>
            <w:tcMar>
              <w:top w:w="45" w:type="dxa"/>
              <w:left w:w="60" w:type="dxa"/>
              <w:bottom w:w="45" w:type="dxa"/>
              <w:right w:w="60" w:type="dxa"/>
            </w:tcMar>
            <w:vAlign w:val="top"/>
          </w:tcPr>
          <w:p w:rsidR="155F53FE" w:rsidP="155F53FE" w:rsidRDefault="155F53FE" w14:paraId="1002D584" w14:textId="0CFA54D8">
            <w:pPr>
              <w:jc w:val="left"/>
              <w:rPr>
                <w:rFonts w:ascii="Arial" w:hAnsi="Arial" w:eastAsia="Arial" w:cs="Arial"/>
                <w:b w:val="0"/>
                <w:bCs w:val="0"/>
                <w:i w:val="0"/>
                <w:iCs w:val="0"/>
                <w:sz w:val="20"/>
                <w:szCs w:val="20"/>
                <w:lang w:val="en-IE"/>
              </w:rPr>
            </w:pPr>
          </w:p>
        </w:tc>
        <w:tc>
          <w:tcPr>
            <w:tcW w:w="430" w:type="dxa"/>
            <w:tcBorders>
              <w:top w:val="nil"/>
              <w:left w:val="nil"/>
              <w:bottom w:val="nil"/>
              <w:right w:val="nil"/>
            </w:tcBorders>
            <w:tcMar>
              <w:top w:w="45" w:type="dxa"/>
              <w:left w:w="60" w:type="dxa"/>
              <w:bottom w:w="45" w:type="dxa"/>
              <w:right w:w="60" w:type="dxa"/>
            </w:tcMar>
            <w:vAlign w:val="top"/>
          </w:tcPr>
          <w:p w:rsidR="155F53FE" w:rsidP="155F53FE" w:rsidRDefault="155F53FE" w14:paraId="616EE578" w14:textId="2278B686">
            <w:pPr>
              <w:jc w:val="left"/>
              <w:rPr>
                <w:rFonts w:ascii="Arial" w:hAnsi="Arial" w:eastAsia="Arial" w:cs="Arial"/>
                <w:b w:val="0"/>
                <w:bCs w:val="0"/>
                <w:i w:val="0"/>
                <w:iCs w:val="0"/>
                <w:sz w:val="20"/>
                <w:szCs w:val="20"/>
                <w:lang w:val="en-IE"/>
              </w:rPr>
            </w:pPr>
          </w:p>
        </w:tc>
        <w:tc>
          <w:tcPr>
            <w:tcW w:w="595" w:type="dxa"/>
            <w:tcBorders>
              <w:top w:val="nil"/>
              <w:left w:val="nil"/>
              <w:bottom w:val="nil"/>
              <w:right w:val="nil"/>
            </w:tcBorders>
            <w:tcMar>
              <w:top w:w="45" w:type="dxa"/>
              <w:left w:w="60" w:type="dxa"/>
              <w:bottom w:w="45" w:type="dxa"/>
              <w:right w:w="60" w:type="dxa"/>
            </w:tcMar>
            <w:vAlign w:val="top"/>
          </w:tcPr>
          <w:p w:rsidR="155F53FE" w:rsidP="155F53FE" w:rsidRDefault="155F53FE" w14:paraId="007A1259" w14:textId="693C560D">
            <w:pPr>
              <w:jc w:val="left"/>
              <w:rPr>
                <w:rFonts w:ascii="Arial" w:hAnsi="Arial" w:eastAsia="Arial" w:cs="Arial"/>
                <w:b w:val="0"/>
                <w:bCs w:val="0"/>
                <w:i w:val="0"/>
                <w:iCs w:val="0"/>
                <w:sz w:val="20"/>
                <w:szCs w:val="20"/>
                <w:lang w:val="en-IE"/>
              </w:rPr>
            </w:pPr>
          </w:p>
        </w:tc>
        <w:tc>
          <w:tcPr>
            <w:tcW w:w="530" w:type="dxa"/>
            <w:tcBorders>
              <w:top w:val="single" w:color="BFBFBF" w:themeColor="background1" w:themeShade="BF" w:sz="6"/>
              <w:left w:val="nil"/>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37C9B624" w14:textId="4E55E765">
            <w:pPr>
              <w:jc w:val="left"/>
              <w:rPr>
                <w:rFonts w:ascii="Arial" w:hAnsi="Arial" w:eastAsia="Arial" w:cs="Arial"/>
                <w:b w:val="0"/>
                <w:bCs w:val="0"/>
                <w:i w:val="0"/>
                <w:iCs w:val="0"/>
                <w:sz w:val="20"/>
                <w:szCs w:val="20"/>
                <w:lang w:val="en-IE"/>
              </w:rPr>
            </w:pPr>
          </w:p>
        </w:tc>
      </w:tr>
    </w:tbl>
    <w:p w:rsidR="0051184F" w:rsidP="155F53FE" w:rsidRDefault="0051184F" w14:paraId="253F75EB" w14:textId="3565EDE3">
      <w:pPr>
        <w:bidi w:val="0"/>
        <w:spacing w:before="200" w:after="80"/>
        <w:rPr>
          <w:rFonts w:ascii="Arial" w:hAnsi="Arial" w:eastAsia="Arial" w:cs="Arial"/>
          <w:b w:val="1"/>
          <w:bCs w:val="1"/>
          <w:i w:val="0"/>
          <w:iCs w:val="0"/>
          <w:caps w:val="0"/>
          <w:smallCaps w:val="0"/>
          <w:noProof w:val="0"/>
          <w:color w:val="000000" w:themeColor="text1" w:themeTint="FF" w:themeShade="FF"/>
          <w:sz w:val="20"/>
          <w:szCs w:val="20"/>
          <w:lang w:val="pt-BR"/>
        </w:rPr>
      </w:pPr>
    </w:p>
    <w:p w:rsidR="0051184F" w:rsidP="155F53FE" w:rsidRDefault="0051184F" w14:paraId="59B2BC60" w14:textId="0CA3EC0F">
      <w:pPr>
        <w:bidi w:val="0"/>
        <w:spacing w:before="200" w:after="80"/>
        <w:rPr>
          <w:rFonts w:ascii="Arial" w:hAnsi="Arial" w:eastAsia="Arial" w:cs="Arial"/>
          <w:b w:val="1"/>
          <w:bCs w:val="1"/>
          <w:i w:val="0"/>
          <w:iCs w:val="0"/>
          <w:caps w:val="0"/>
          <w:smallCaps w:val="0"/>
          <w:noProof w:val="0"/>
          <w:color w:val="000000" w:themeColor="text1" w:themeTint="FF" w:themeShade="FF"/>
          <w:sz w:val="20"/>
          <w:szCs w:val="20"/>
          <w:lang w:val="pt-BR"/>
        </w:rPr>
      </w:pPr>
    </w:p>
    <w:p w:rsidR="0051184F" w:rsidP="155F53FE" w:rsidRDefault="0051184F" w14:paraId="3B67408C" w14:textId="079C3E99">
      <w:pPr>
        <w:bidi w:val="0"/>
        <w:spacing w:before="200" w:after="80"/>
        <w:rPr>
          <w:rFonts w:ascii="Arial" w:hAnsi="Arial" w:eastAsia="Arial" w:cs="Arial"/>
          <w:b w:val="0"/>
          <w:bCs w:val="0"/>
          <w:i w:val="0"/>
          <w:iCs w:val="0"/>
          <w:caps w:val="0"/>
          <w:smallCaps w:val="0"/>
          <w:noProof w:val="0"/>
          <w:color w:val="000000" w:themeColor="text1" w:themeTint="FF" w:themeShade="FF"/>
          <w:sz w:val="20"/>
          <w:szCs w:val="20"/>
          <w:lang w:val="en-IE"/>
        </w:rPr>
      </w:pPr>
      <w:r w:rsidRPr="155F53FE" w:rsidR="43F25511">
        <w:rPr>
          <w:rFonts w:ascii="Arial" w:hAnsi="Arial" w:eastAsia="Arial" w:cs="Arial"/>
          <w:b w:val="1"/>
          <w:bCs w:val="1"/>
          <w:i w:val="0"/>
          <w:iCs w:val="0"/>
          <w:caps w:val="0"/>
          <w:smallCaps w:val="0"/>
          <w:noProof w:val="0"/>
          <w:color w:val="000000" w:themeColor="text1" w:themeTint="FF" w:themeShade="FF"/>
          <w:sz w:val="20"/>
          <w:szCs w:val="20"/>
          <w:lang w:val="pt-BR"/>
        </w:rPr>
        <w:t>Legend</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75"/>
        <w:gridCol w:w="2865"/>
      </w:tblGrid>
      <w:tr w:rsidR="155F53FE" w:rsidTr="155F53FE" w14:paraId="6493A6F3">
        <w:trPr>
          <w:trHeight w:val="285"/>
        </w:trPr>
        <w:tc>
          <w:tcPr>
            <w:tcW w:w="9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2E75B6"/>
            <w:tcMar>
              <w:top w:w="45" w:type="dxa"/>
              <w:left w:w="60" w:type="dxa"/>
              <w:bottom w:w="45" w:type="dxa"/>
              <w:right w:w="60" w:type="dxa"/>
            </w:tcMar>
            <w:vAlign w:val="top"/>
          </w:tcPr>
          <w:p w:rsidR="155F53FE" w:rsidP="155F53FE" w:rsidRDefault="155F53FE" w14:paraId="5DF1B6D1" w14:textId="1E2F3312">
            <w:pPr>
              <w:bidi w:val="0"/>
              <w:spacing w:before="0" w:after="0"/>
              <w:jc w:val="left"/>
              <w:rPr>
                <w:rFonts w:ascii="Arial" w:hAnsi="Arial" w:eastAsia="Arial" w:cs="Arial"/>
                <w:b w:val="0"/>
                <w:bCs w:val="0"/>
                <w:i w:val="0"/>
                <w:iCs w:val="0"/>
                <w:color w:val="F5F5F5"/>
                <w:sz w:val="20"/>
                <w:szCs w:val="20"/>
              </w:rPr>
            </w:pPr>
          </w:p>
        </w:tc>
        <w:tc>
          <w:tcPr>
            <w:tcW w:w="28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468BE098" w14:textId="1A4760BF">
            <w:pPr>
              <w:bidi w:val="0"/>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Planned task</w:t>
            </w:r>
          </w:p>
        </w:tc>
      </w:tr>
      <w:tr w:rsidR="155F53FE" w:rsidTr="155F53FE" w14:paraId="49073CE7">
        <w:trPr>
          <w:trHeight w:val="285"/>
        </w:trPr>
        <w:tc>
          <w:tcPr>
            <w:tcW w:w="9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3A7C22" w:themeFill="accent6" w:themeFillShade="BF"/>
            <w:tcMar>
              <w:top w:w="45" w:type="dxa"/>
              <w:left w:w="60" w:type="dxa"/>
              <w:bottom w:w="45" w:type="dxa"/>
              <w:right w:w="60" w:type="dxa"/>
            </w:tcMar>
            <w:vAlign w:val="top"/>
          </w:tcPr>
          <w:p w:rsidR="155F53FE" w:rsidP="155F53FE" w:rsidRDefault="155F53FE" w14:paraId="72479EF4" w14:textId="69B4AA84">
            <w:pPr>
              <w:bidi w:val="0"/>
              <w:spacing w:before="0" w:after="0"/>
              <w:jc w:val="left"/>
              <w:rPr>
                <w:rFonts w:ascii="Arial" w:hAnsi="Arial" w:eastAsia="Arial" w:cs="Arial"/>
                <w:b w:val="0"/>
                <w:bCs w:val="0"/>
                <w:i w:val="0"/>
                <w:iCs w:val="0"/>
                <w:color w:val="F5F5F5"/>
                <w:sz w:val="20"/>
                <w:szCs w:val="20"/>
              </w:rPr>
            </w:pPr>
          </w:p>
        </w:tc>
        <w:tc>
          <w:tcPr>
            <w:tcW w:w="28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67D34BDD" w14:textId="40BCE479">
            <w:pPr>
              <w:bidi w:val="0"/>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Completed task</w:t>
            </w:r>
          </w:p>
        </w:tc>
      </w:tr>
      <w:tr w:rsidR="155F53FE" w:rsidTr="155F53FE" w14:paraId="5CD82093">
        <w:trPr>
          <w:trHeight w:val="285"/>
        </w:trPr>
        <w:tc>
          <w:tcPr>
            <w:tcW w:w="9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E97132" w:themeFill="accent2"/>
            <w:tcMar>
              <w:top w:w="45" w:type="dxa"/>
              <w:left w:w="60" w:type="dxa"/>
              <w:bottom w:w="45" w:type="dxa"/>
              <w:right w:w="60" w:type="dxa"/>
            </w:tcMar>
            <w:vAlign w:val="top"/>
          </w:tcPr>
          <w:p w:rsidR="155F53FE" w:rsidP="155F53FE" w:rsidRDefault="155F53FE" w14:paraId="061D568B" w14:textId="6372D743">
            <w:pPr>
              <w:bidi w:val="0"/>
              <w:spacing w:before="0" w:after="0"/>
              <w:jc w:val="left"/>
              <w:rPr>
                <w:rFonts w:ascii="Arial" w:hAnsi="Arial" w:eastAsia="Arial" w:cs="Arial"/>
                <w:b w:val="0"/>
                <w:bCs w:val="0"/>
                <w:i w:val="0"/>
                <w:iCs w:val="0"/>
                <w:sz w:val="20"/>
                <w:szCs w:val="20"/>
              </w:rPr>
            </w:pPr>
          </w:p>
        </w:tc>
        <w:tc>
          <w:tcPr>
            <w:tcW w:w="28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45" w:type="dxa"/>
              <w:left w:w="60" w:type="dxa"/>
              <w:bottom w:w="45" w:type="dxa"/>
              <w:right w:w="60" w:type="dxa"/>
            </w:tcMar>
            <w:vAlign w:val="top"/>
          </w:tcPr>
          <w:p w:rsidR="155F53FE" w:rsidP="155F53FE" w:rsidRDefault="155F53FE" w14:paraId="057168F2" w14:textId="0C061E6C">
            <w:pPr>
              <w:bidi w:val="0"/>
              <w:spacing w:before="0" w:after="0"/>
              <w:jc w:val="left"/>
              <w:rPr>
                <w:rFonts w:ascii="Arial" w:hAnsi="Arial" w:eastAsia="Arial" w:cs="Arial"/>
                <w:b w:val="0"/>
                <w:bCs w:val="0"/>
                <w:i w:val="0"/>
                <w:iCs w:val="0"/>
                <w:sz w:val="18"/>
                <w:szCs w:val="18"/>
              </w:rPr>
            </w:pPr>
            <w:r w:rsidRPr="155F53FE" w:rsidR="155F53FE">
              <w:rPr>
                <w:rFonts w:ascii="Arial" w:hAnsi="Arial" w:eastAsia="Arial" w:cs="Arial"/>
                <w:b w:val="0"/>
                <w:bCs w:val="0"/>
                <w:i w:val="0"/>
                <w:iCs w:val="0"/>
                <w:sz w:val="18"/>
                <w:szCs w:val="18"/>
                <w:lang w:val="en-IE"/>
              </w:rPr>
              <w:t>Deadline day (25/10/2026)</w:t>
            </w:r>
          </w:p>
        </w:tc>
      </w:tr>
    </w:tbl>
    <w:p w:rsidR="0051184F" w:rsidP="155F53FE" w:rsidRDefault="0051184F" w14:paraId="7B497B25" w14:textId="66E5C0C7">
      <w:pPr>
        <w:bidi w:val="0"/>
        <w:rPr>
          <w:rFonts w:ascii="Aptos" w:hAnsi="Aptos" w:eastAsia="Aptos" w:cs="Aptos"/>
          <w:b w:val="0"/>
          <w:bCs w:val="0"/>
          <w:i w:val="0"/>
          <w:iCs w:val="0"/>
          <w:caps w:val="0"/>
          <w:smallCaps w:val="0"/>
          <w:noProof w:val="0"/>
          <w:color w:val="000000" w:themeColor="text1" w:themeTint="FF" w:themeShade="FF"/>
          <w:sz w:val="24"/>
          <w:szCs w:val="24"/>
          <w:lang w:val="en-IE"/>
        </w:rPr>
      </w:pPr>
    </w:p>
    <w:p w:rsidR="0051184F" w:rsidP="155F53FE" w:rsidRDefault="0051184F" w14:paraId="0E4F71E2" w14:textId="5378AC40">
      <w:pPr>
        <w:pStyle w:val="Normal"/>
        <w:bidi w:val="0"/>
        <w:rPr>
          <w:rFonts w:ascii="Arial" w:hAnsi="Arial" w:eastAsia="Arial" w:cs="Arial"/>
          <w:b w:val="0"/>
          <w:bCs w:val="0"/>
          <w:i w:val="0"/>
          <w:iCs w:val="0"/>
          <w:caps w:val="0"/>
          <w:smallCaps w:val="0"/>
          <w:noProof w:val="0"/>
          <w:color w:val="000000" w:themeColor="text1" w:themeTint="FF" w:themeShade="FF"/>
          <w:sz w:val="16"/>
          <w:szCs w:val="16"/>
          <w:lang w:val="en-IE"/>
        </w:rPr>
      </w:pPr>
    </w:p>
    <w:p w:rsidR="0051184F" w:rsidP="155F53FE" w:rsidRDefault="0051184F" w14:paraId="744D2095" w14:textId="069211F6">
      <w:pPr>
        <w:bidi w:val="0"/>
        <w:rPr>
          <w:rFonts w:ascii="Calibri" w:hAnsi="Calibri" w:eastAsia="Calibri" w:cs="Calibri"/>
          <w:b w:val="0"/>
          <w:bCs w:val="0"/>
          <w:i w:val="0"/>
          <w:iCs w:val="0"/>
          <w:caps w:val="0"/>
          <w:smallCaps w:val="0"/>
          <w:noProof w:val="0"/>
          <w:color w:val="000000" w:themeColor="text1" w:themeTint="FF" w:themeShade="FF"/>
          <w:sz w:val="28"/>
          <w:szCs w:val="28"/>
          <w:lang w:val="en-US"/>
        </w:rPr>
      </w:pPr>
      <w:r w:rsidRPr="155F53FE" w:rsidR="43F25511">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IE"/>
        </w:rPr>
        <w:t>Ethical and Legal Considerations</w:t>
      </w:r>
    </w:p>
    <w:p w:rsidR="0051184F" w:rsidP="155F53FE" w:rsidRDefault="0051184F" w14:paraId="72D572B8" w14:textId="16E2973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55F53FE" w:rsidR="43F25511">
        <w:rPr>
          <w:rFonts w:ascii="Aptos" w:hAnsi="Aptos" w:eastAsia="Aptos" w:cs="Aptos"/>
          <w:b w:val="0"/>
          <w:bCs w:val="0"/>
          <w:i w:val="0"/>
          <w:iCs w:val="0"/>
          <w:caps w:val="0"/>
          <w:smallCaps w:val="0"/>
          <w:noProof w:val="0"/>
          <w:color w:val="000000" w:themeColor="text1" w:themeTint="FF" w:themeShade="FF"/>
          <w:sz w:val="24"/>
          <w:szCs w:val="24"/>
          <w:lang w:val="en-US"/>
        </w:rPr>
        <w:t xml:space="preserve">This Capstone project proposal the information will use is public available academic literature and official statistical datasets from sources such as the Central Statistics Office (CSO) Ireland. The CSO provides its statistical information free of charge under the Creative Commons Attribution (CC BY 4.0) license, which permits reuse subject to appropriate acknowledgement. </w:t>
      </w:r>
    </w:p>
    <w:p w:rsidR="0051184F" w:rsidP="155F53FE" w:rsidRDefault="0051184F" w14:paraId="64103D94" w14:textId="3F3A1FD2">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pt-BR"/>
        </w:rPr>
      </w:pPr>
      <w:r w:rsidRPr="155F53FE" w:rsidR="43F25511">
        <w:rPr>
          <w:rFonts w:ascii="Aptos" w:hAnsi="Aptos" w:eastAsia="Aptos" w:cs="Aptos"/>
          <w:b w:val="0"/>
          <w:bCs w:val="0"/>
          <w:i w:val="0"/>
          <w:iCs w:val="0"/>
          <w:caps w:val="0"/>
          <w:smallCaps w:val="0"/>
          <w:noProof w:val="0"/>
          <w:color w:val="000000" w:themeColor="text1" w:themeTint="FF" w:themeShade="FF"/>
          <w:sz w:val="24"/>
          <w:szCs w:val="24"/>
          <w:lang w:val="en-US"/>
        </w:rPr>
        <w:t>Relevant academic studies will be reviewed and properly referenced using the Harvard referencing style. All datasets will be referenced.</w:t>
      </w:r>
    </w:p>
    <w:p w:rsidR="0051184F" w:rsidP="155F53FE" w:rsidRDefault="0051184F" w14:paraId="60E25A64" w14:textId="3B9609F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pt-BR"/>
        </w:rPr>
      </w:pPr>
    </w:p>
    <w:p w:rsidR="0051184F" w:rsidP="155F53FE" w:rsidRDefault="0051184F" w14:paraId="17CC6C54" w14:textId="16B44DC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pt-BR"/>
        </w:rPr>
      </w:pPr>
    </w:p>
    <w:p w:rsidR="0051184F" w:rsidRDefault="0051184F" w14:paraId="7770181D" w14:textId="5DF6188A"/>
    <w:p w:rsidR="0051184F" w:rsidRDefault="00E73B14" w14:paraId="225A14DC" w14:textId="34704220"/>
    <w:p w:rsidR="0051184F" w:rsidP="155F53FE" w:rsidRDefault="0051184F" w14:paraId="1E6501D4" w14:textId="10E0E80B">
      <w:pPr>
        <w:pStyle w:val="Normal"/>
        <w:rPr>
          <w:color w:val="FF0000"/>
        </w:rPr>
      </w:pPr>
    </w:p>
    <w:p w:rsidR="0051184F" w:rsidRDefault="0051184F" w14:paraId="2403F304" w14:textId="77777777"/>
    <w:p w:rsidR="0051184F" w:rsidRDefault="0051184F" w14:paraId="468EA17E" w14:textId="77777777"/>
    <w:p w:rsidR="0051184F" w:rsidRDefault="0051184F" w14:paraId="68D62BB9" w14:textId="77777777"/>
    <w:p w:rsidR="0051184F" w:rsidRDefault="0051184F" w14:paraId="7B5846F3" w14:textId="77777777"/>
    <w:p w:rsidR="0051184F" w:rsidRDefault="0051184F" w14:paraId="04A6C3F4" w14:textId="77777777"/>
    <w:p w:rsidR="0051184F" w:rsidRDefault="0051184F" w14:paraId="0CB81BDE" w14:textId="77777777"/>
    <w:p w:rsidR="0051184F" w:rsidRDefault="0051184F" w14:paraId="0E11DE48" w14:textId="77777777"/>
    <w:p w:rsidR="0051184F" w:rsidRDefault="0051184F" w14:paraId="5E892055" w14:textId="77777777"/>
    <w:p w:rsidR="0051184F" w:rsidRDefault="0051184F" w14:paraId="4DAA5537" w14:textId="77777777"/>
    <w:p w:rsidR="0051184F" w:rsidRDefault="0051184F" w14:paraId="1A93EDE2" w14:textId="77777777"/>
    <w:p w:rsidR="0051184F" w:rsidRDefault="0051184F" w14:paraId="3819B4D8" w14:textId="77777777"/>
    <w:p w:rsidR="0051184F" w:rsidRDefault="00E73B14" w14:paraId="4D3B8FB8" w14:textId="77777777">
      <w:pPr>
        <w:pStyle w:val="Heading1"/>
      </w:pPr>
      <w:bookmarkStart w:name="_heading=h.2et92p0" w:colFirst="0" w:colLast="0" w:id="20"/>
      <w:bookmarkEnd w:id="20"/>
      <w:r>
        <w:t>References</w:t>
      </w:r>
    </w:p>
    <w:p w:rsidR="0051184F" w:rsidRDefault="0051184F" w14:paraId="01056A1A" w14:textId="77777777"/>
    <w:p w:rsidR="0051184F" w:rsidRDefault="00E73B14" w14:paraId="47C41C45" w14:textId="77777777">
      <w:pPr/>
      <w:r w:rsidRPr="155F53FE" w:rsidR="076431D7">
        <w:rPr>
          <w:color w:val="FF0000"/>
        </w:rPr>
        <w:t xml:space="preserve">Please list all the references you have used in your assignment alphabetically and in the Harvard style. You can find information on how to correctly reference in Harvard at this link: </w:t>
      </w:r>
      <w:hyperlink r:id="R614663b179124a8b">
        <w:r w:rsidRPr="155F53FE" w:rsidR="076431D7">
          <w:rPr>
            <w:rStyle w:val="Hyperlink"/>
          </w:rPr>
          <w:t>https://library.cct.ie/referencing/harvard</w:t>
        </w:r>
      </w:hyperlink>
    </w:p>
    <w:p w:rsidR="155F53FE" w:rsidP="155F53FE" w:rsidRDefault="155F53FE" w14:paraId="25C5572C" w14:textId="659877AC">
      <w:pPr>
        <w:rPr>
          <w:color w:val="FF0000"/>
        </w:rPr>
      </w:pPr>
    </w:p>
    <w:p w:rsidR="49E83FE7" w:rsidRDefault="49E83FE7" w14:paraId="0148B0B0" w14:textId="163015A7">
      <w:hyperlink r:id="R34b1a23e186b465a">
        <w:r w:rsidRPr="155F53FE" w:rsidR="49E83FE7">
          <w:rPr>
            <w:rStyle w:val="Hyperlink"/>
          </w:rPr>
          <w:t>https://www.rte.ie/brainstorm/2026/1005/1594013-ireland-food-prices-groceries-inflation-climate-shipping-war-how-to-shop-well-now/</w:t>
        </w:r>
      </w:hyperlink>
    </w:p>
    <w:p w:rsidR="49E83FE7" w:rsidRDefault="49E83FE7" w14:paraId="4E51C0A2" w14:textId="1BD54D90">
      <w:hyperlink r:id="Rf23a46fa396b4152">
        <w:r w:rsidRPr="155F53FE" w:rsidR="49E83FE7">
          <w:rPr>
            <w:rStyle w:val="Hyperlink"/>
          </w:rPr>
          <w:t>https://norma.ncirl.ie/9924/1/shashidarvemula.pdf</w:t>
        </w:r>
      </w:hyperlink>
    </w:p>
    <w:p w:rsidR="155F53FE" w:rsidP="155F53FE" w:rsidRDefault="155F53FE" w14:paraId="2FA6AD00" w14:textId="3E01F0CA">
      <w:pPr>
        <w:rPr>
          <w:color w:val="FF0000"/>
        </w:rPr>
      </w:pPr>
    </w:p>
    <w:p w:rsidR="155F53FE" w:rsidP="155F53FE" w:rsidRDefault="155F53FE" w14:paraId="52D6496C" w14:textId="109D3C64">
      <w:pPr>
        <w:rPr>
          <w:color w:val="FF0000"/>
        </w:rPr>
      </w:pPr>
    </w:p>
    <w:p w:rsidR="0051184F" w:rsidRDefault="0051184F" w14:paraId="497D5F14" w14:textId="77777777"/>
    <w:p w:rsidR="0051184F" w:rsidRDefault="0051184F" w14:paraId="69B569AA" w14:textId="77777777"/>
    <w:p w:rsidR="0051184F" w:rsidRDefault="0051184F" w14:paraId="6FA39212" w14:textId="77777777"/>
    <w:p w:rsidR="0051184F" w:rsidRDefault="0051184F" w14:paraId="7127AB48" w14:textId="77777777"/>
    <w:p w:rsidR="0051184F" w:rsidRDefault="0051184F" w14:paraId="19E2D4FB" w14:textId="77777777"/>
    <w:p w:rsidR="0051184F" w:rsidRDefault="0051184F" w14:paraId="2E116359" w14:textId="77777777"/>
    <w:p w:rsidR="0051184F" w:rsidRDefault="0051184F" w14:paraId="6C1D0FB7" w14:textId="77777777"/>
    <w:p w:rsidR="0051184F" w:rsidRDefault="0051184F" w14:paraId="31F0DD23" w14:textId="77777777"/>
    <w:p w:rsidR="0051184F" w:rsidRDefault="0051184F" w14:paraId="006052B9" w14:textId="77777777"/>
    <w:p w:rsidR="0051184F" w:rsidRDefault="0051184F" w14:paraId="0A522FDE" w14:textId="77777777"/>
    <w:p w:rsidR="0051184F" w:rsidRDefault="0051184F" w14:paraId="0E031505" w14:textId="77777777"/>
    <w:p w:rsidR="0051184F" w:rsidRDefault="0051184F" w14:paraId="274A199B" w14:textId="77777777"/>
    <w:p w:rsidR="0051184F" w:rsidRDefault="0051184F" w14:paraId="60C50DC2" w14:textId="77777777"/>
    <w:p w:rsidR="0051184F" w:rsidRDefault="0051184F" w14:paraId="02ADC7C0" w14:textId="77777777"/>
    <w:p w:rsidR="0051184F" w:rsidRDefault="0051184F" w14:paraId="5FD4BAB5" w14:textId="77777777"/>
    <w:p w:rsidR="0051184F" w:rsidRDefault="0051184F" w14:paraId="7F0BA72A" w14:textId="77777777"/>
    <w:p w:rsidR="0051184F" w:rsidRDefault="0051184F" w14:paraId="7D18FF4C" w14:textId="77777777"/>
    <w:p w:rsidR="0051184F" w:rsidRDefault="0051184F" w14:paraId="43070F5B" w14:textId="77777777">
      <w:pPr>
        <w:pBdr>
          <w:top w:val="nil"/>
          <w:left w:val="nil"/>
          <w:bottom w:val="nil"/>
          <w:right w:val="nil"/>
          <w:between w:val="nil"/>
        </w:pBdr>
        <w:spacing w:after="0" w:line="240" w:lineRule="auto"/>
        <w:rPr>
          <w:color w:val="000000"/>
        </w:rPr>
      </w:pPr>
    </w:p>
    <w:p w:rsidR="0051184F" w:rsidRDefault="0051184F" w14:paraId="00E4DC92" w14:textId="77777777"/>
    <w:p w:rsidR="0051184F" w:rsidRDefault="0051184F" w14:paraId="66EE7D97" w14:textId="77777777"/>
    <w:p w:rsidR="0051184F" w:rsidRDefault="0051184F" w14:paraId="6654FEAB" w14:textId="77777777"/>
    <w:p w:rsidR="0051184F" w:rsidRDefault="0051184F" w14:paraId="65BAD23E" w14:textId="77777777"/>
    <w:p w:rsidR="0051184F" w:rsidRDefault="0051184F" w14:paraId="4B20727C" w14:textId="77777777"/>
    <w:p w:rsidR="0051184F" w:rsidRDefault="0051184F" w14:paraId="36D4D058" w14:textId="77777777"/>
    <w:p w:rsidR="0051184F" w:rsidRDefault="0051184F" w14:paraId="1D499CE2" w14:textId="77777777"/>
    <w:p w:rsidR="0051184F" w:rsidRDefault="0051184F" w14:paraId="2C144692" w14:textId="77777777"/>
    <w:p w:rsidR="0051184F" w:rsidRDefault="0051184F" w14:paraId="20E418EC" w14:textId="77777777"/>
    <w:p w:rsidR="0051184F" w:rsidRDefault="0051184F" w14:paraId="699CCCF4" w14:textId="77777777"/>
    <w:p w:rsidR="0051184F" w:rsidRDefault="00E73B14" w14:paraId="3F6FA7D3" w14:textId="77777777">
      <w:pPr>
        <w:pStyle w:val="Heading1"/>
      </w:pPr>
      <w:bookmarkStart w:name="_heading=h.kfkjs3rwl2c1" w:colFirst="0" w:colLast="0" w:id="21"/>
      <w:bookmarkEnd w:id="21"/>
      <w:r>
        <w:t>Appendix</w:t>
      </w:r>
    </w:p>
    <w:p w:rsidR="0051184F" w:rsidRDefault="0051184F" w14:paraId="398614CE" w14:textId="77777777"/>
    <w:p w:rsidR="0051184F" w:rsidRDefault="0051184F" w14:paraId="67D903CB" w14:textId="77777777">
      <w:pPr>
        <w:rPr>
          <w:color w:val="FF0000"/>
        </w:rPr>
      </w:pPr>
    </w:p>
    <w:p w:rsidR="0051184F" w:rsidRDefault="00E73B14" w14:paraId="0B735E3D" w14:textId="77777777">
      <w:pPr>
        <w:rPr>
          <w:color w:val="FF0000"/>
        </w:rPr>
      </w:pPr>
      <w:r>
        <w:rPr>
          <w:color w:val="FF0000"/>
        </w:rPr>
        <w:t xml:space="preserve">If you have used AI tools in your work, you must include screenshots of your requests in the appendix. </w:t>
      </w:r>
    </w:p>
    <w:p w:rsidR="0051184F" w:rsidRDefault="00E73B14" w14:paraId="63F2F551" w14:textId="77777777">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rsidR="0051184F" w:rsidRDefault="00E73B14" w14:paraId="7ABA163D" w14:textId="77777777">
      <w:pPr>
        <w:rPr>
          <w:color w:val="FF0000"/>
        </w:rPr>
      </w:pPr>
      <w:r>
        <w:rPr>
          <w:color w:val="FF0000"/>
        </w:rPr>
        <w:t>If you haven't used AI tools and there's no need for supplementary data, you can remove the appendix section entirely.</w:t>
      </w:r>
    </w:p>
    <w:p w:rsidR="0051184F" w:rsidRDefault="0051184F" w14:paraId="4FF41EFD" w14:textId="77777777">
      <w:pPr>
        <w:rPr>
          <w:color w:val="FF0000"/>
        </w:rPr>
      </w:pPr>
    </w:p>
    <w:p w:rsidR="0051184F" w:rsidRDefault="0051184F" w14:paraId="6355C16D" w14:textId="77777777"/>
    <w:sectPr w:rsidR="0051184F">
      <w:footerReference w:type="default" r:id="rId16"/>
      <w:pgSz w:w="11906" w:h="16838"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1667" w:rsidRDefault="00271667" w14:paraId="7454EB9C" w14:textId="77777777">
      <w:pPr>
        <w:spacing w:after="0" w:line="240" w:lineRule="auto"/>
      </w:pPr>
      <w:r>
        <w:separator/>
      </w:r>
    </w:p>
  </w:endnote>
  <w:endnote w:type="continuationSeparator" w:id="0">
    <w:p w:rsidR="00271667" w:rsidRDefault="00271667" w14:paraId="38FF1B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9CFBFE58-A3D0-4070-954A-82246C3A67BE}" r:id="rId1"/>
    <w:embedBold w:fontKey="{8CB2DD1F-3467-437A-9179-D1017AD95562}" r:id="rId2"/>
    <w:embedItalic w:fontKey="{572FEFC8-FF46-453F-9450-4C2C46DBD635}" r:id="rId3"/>
  </w:font>
  <w:font w:name="Aptos Display">
    <w:charset w:val="00"/>
    <w:family w:val="swiss"/>
    <w:pitch w:val="variable"/>
    <w:sig w:usb0="20000287" w:usb1="00000003" w:usb2="00000000" w:usb3="00000000" w:csb0="0000019F" w:csb1="00000000"/>
    <w:embedRegular w:fontKey="{0CCE6201-25AC-4273-8520-29FCA3ADC0FD}" r:id="rId4"/>
  </w:font>
  <w:font w:name="Quattrocento Sans">
    <w:charset w:val="00"/>
    <w:family w:val="swiss"/>
    <w:pitch w:val="variable"/>
    <w:sig w:usb0="800000BF" w:usb1="4000005B" w:usb2="00000000" w:usb3="00000000" w:csb0="00000001" w:csb1="00000000"/>
    <w:embedRegular w:fontKey="{5EDC4763-2F37-4A93-B742-B7376D2FD3AB}" r:id="rId5"/>
    <w:embedBold w:fontKey="{246D8B19-C593-47A5-9504-191D15476278}" r:id="rId6"/>
  </w:font>
  <w:font w:name="Aptos">
    <w:charset w:val="00"/>
    <w:family w:val="swiss"/>
    <w:pitch w:val="variable"/>
    <w:sig w:usb0="20000287" w:usb1="00000003" w:usb2="00000000" w:usb3="00000000" w:csb0="0000019F" w:csb1="00000000"/>
    <w:embedRegular w:fontKey="{2E61D408-3001-4BEB-B1ED-1C1C42F8C33A}" r:id="rId7"/>
    <w:embedBold w:fontKey="{B3FC6158-C3C9-478C-B0A5-9214F8B0E777}" r:id="rId8"/>
  </w:font>
  <w:font w:name="Play">
    <w:altName w:val="Calibri"/>
    <w:charset w:val="00"/>
    <w:family w:val="auto"/>
    <w:pitch w:val="default"/>
    <w:embedRegular w:fontKey="{EFBE2EF2-A986-42F3-BE29-2B9FD1A0DD18}"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184F" w:rsidRDefault="0051184F" w14:paraId="4113696B" w14:textId="77777777">
    <w:pPr>
      <w:pBdr>
        <w:top w:val="nil"/>
        <w:left w:val="nil"/>
        <w:bottom w:val="nil"/>
        <w:right w:val="nil"/>
        <w:between w:val="nil"/>
      </w:pBdr>
      <w:tabs>
        <w:tab w:val="center" w:pos="4513"/>
        <w:tab w:val="right" w:pos="9026"/>
      </w:tabs>
      <w:spacing w:after="0" w:line="240" w:lineRule="auto"/>
      <w:jc w:val="center"/>
      <w:rPr>
        <w:color w:val="000000"/>
      </w:rPr>
    </w:pPr>
  </w:p>
  <w:p w:rsidR="0051184F" w:rsidRDefault="0051184F" w14:paraId="20C001A5" w14:textId="7777777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184F" w:rsidRDefault="00E73B14" w14:paraId="3CCE77A1" w14:textId="77777777">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1667" w:rsidRDefault="00271667" w14:paraId="2DAA2B7A" w14:textId="77777777">
      <w:pPr>
        <w:spacing w:after="0" w:line="240" w:lineRule="auto"/>
      </w:pPr>
      <w:r>
        <w:separator/>
      </w:r>
    </w:p>
  </w:footnote>
  <w:footnote w:type="continuationSeparator" w:id="0">
    <w:p w:rsidR="00271667" w:rsidRDefault="00271667" w14:paraId="217C251A"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qCC4Rh7aNcZOOn" int2:id="LfO3eDFK">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7605e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ba6e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
    <w:abstractNumId w:val="7"/>
  </w:num>
  <w:num w:numId="7">
    <w:abstractNumId w:val="6"/>
  </w: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271667"/>
    <w:rsid w:val="003E1F7C"/>
    <w:rsid w:val="004D5558"/>
    <w:rsid w:val="004F5038"/>
    <w:rsid w:val="0051184F"/>
    <w:rsid w:val="00891F35"/>
    <w:rsid w:val="00912193"/>
    <w:rsid w:val="009E1379"/>
    <w:rsid w:val="00A034FB"/>
    <w:rsid w:val="00C0515F"/>
    <w:rsid w:val="00DA61F3"/>
    <w:rsid w:val="00DB4F8F"/>
    <w:rsid w:val="00E50787"/>
    <w:rsid w:val="00E73B14"/>
    <w:rsid w:val="031E37D4"/>
    <w:rsid w:val="050FE0A3"/>
    <w:rsid w:val="076431D7"/>
    <w:rsid w:val="07D82A1E"/>
    <w:rsid w:val="0C463F93"/>
    <w:rsid w:val="0E1D1BD1"/>
    <w:rsid w:val="10945FBB"/>
    <w:rsid w:val="11F936E6"/>
    <w:rsid w:val="131D245B"/>
    <w:rsid w:val="139BABAB"/>
    <w:rsid w:val="155F53FE"/>
    <w:rsid w:val="183265BD"/>
    <w:rsid w:val="1E7CF3C1"/>
    <w:rsid w:val="1EF26519"/>
    <w:rsid w:val="1F30AB55"/>
    <w:rsid w:val="1F4C2298"/>
    <w:rsid w:val="20F9B395"/>
    <w:rsid w:val="22ABE32A"/>
    <w:rsid w:val="2692B2E6"/>
    <w:rsid w:val="28151BEE"/>
    <w:rsid w:val="29C430B0"/>
    <w:rsid w:val="2A79BE8A"/>
    <w:rsid w:val="2D2CF8DD"/>
    <w:rsid w:val="2EA0FA2B"/>
    <w:rsid w:val="30F327DD"/>
    <w:rsid w:val="36FDE3F6"/>
    <w:rsid w:val="3EA644C5"/>
    <w:rsid w:val="3FC64396"/>
    <w:rsid w:val="41EC0B2A"/>
    <w:rsid w:val="4277505E"/>
    <w:rsid w:val="428FC0D1"/>
    <w:rsid w:val="438B6883"/>
    <w:rsid w:val="43F25511"/>
    <w:rsid w:val="47F4659B"/>
    <w:rsid w:val="489C3CB7"/>
    <w:rsid w:val="492D6B8C"/>
    <w:rsid w:val="49E83FE7"/>
    <w:rsid w:val="4A41E570"/>
    <w:rsid w:val="4B69E6EE"/>
    <w:rsid w:val="4CE9CBC4"/>
    <w:rsid w:val="4E110C34"/>
    <w:rsid w:val="5314F28A"/>
    <w:rsid w:val="5395B831"/>
    <w:rsid w:val="56FF861A"/>
    <w:rsid w:val="586AC3A1"/>
    <w:rsid w:val="5C24AA41"/>
    <w:rsid w:val="5E1F11C8"/>
    <w:rsid w:val="6886F9D9"/>
    <w:rsid w:val="6C2FBBBE"/>
    <w:rsid w:val="716BB3A1"/>
    <w:rsid w:val="74E8CA7D"/>
    <w:rsid w:val="77CA8567"/>
    <w:rsid w:val="7D88E258"/>
    <w:rsid w:val="7D88E25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E61EDD"/>
    <w:rPr>
      <w:rFonts w:ascii="Calibri" w:hAnsi="Calibri" w:eastAsiaTheme="majorEastAsia" w:cstheme="majorBidi"/>
      <w:color w:val="3A3A3A" w:themeColor="background2" w:themeShade="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eastAsiaTheme="majorEastAsia" w:cstheme="majorBidi"/>
      <w:color w:val="3A3A3A" w:themeColor="background2" w:themeShade="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eastAsiaTheme="majorEastAsia" w:cstheme="majorBidi"/>
      <w:color w:val="3A3A3A" w:themeColor="background2" w:themeShade="40"/>
      <w:spacing w:val="-10"/>
      <w:kern w:val="28"/>
      <w:sz w:val="28"/>
      <w:szCs w:val="28"/>
    </w:rPr>
  </w:style>
  <w:style w:type="character" w:styleId="Heading4Char" w:customStyle="1">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07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07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07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07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0722"/>
    <w:rPr>
      <w:rFonts w:eastAsiaTheme="majorEastAsia" w:cstheme="majorBidi"/>
      <w:color w:val="272727" w:themeColor="text1" w:themeTint="D8"/>
    </w:rPr>
  </w:style>
  <w:style w:type="character" w:styleId="TitleChar" w:customStyle="1">
    <w:name w:val="Title Char"/>
    <w:basedOn w:val="DefaultParagraphFont"/>
    <w:link w:val="Title"/>
    <w:uiPriority w:val="10"/>
    <w:rsid w:val="00E607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styleId="SubtitleChar" w:customStyle="1">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styleId="QuoteChar" w:customStyle="1">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hAnsi="Times New Roman" w:eastAsia="Times New Roman" w:cs="Times New Roman"/>
      <w:sz w:val="24"/>
      <w:szCs w:val="24"/>
    </w:rPr>
  </w:style>
  <w:style w:type="table" w:styleId="a" w:customStyle="1">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yperlink" Target="https://library.cct.ie/referencing/harvard" TargetMode="External" Id="R614663b179124a8b" /><Relationship Type="http://schemas.openxmlformats.org/officeDocument/2006/relationships/hyperlink" Target="https://www.rte.ie/brainstorm/2026/1005/1594013-ireland-food-prices-groceries-inflation-climate-shipping-war-how-to-shop-well-now/" TargetMode="External" Id="R34b1a23e186b465a" /><Relationship Type="http://schemas.openxmlformats.org/officeDocument/2006/relationships/hyperlink" Target="https://norma.ncirl.ie/9924/1/shashidarvemula.pdf" TargetMode="External" Id="Rf23a46fa396b4152" /><Relationship Type="http://schemas.microsoft.com/office/2020/10/relationships/intelligence" Target="intelligence2.xml" Id="Rb01eb734bbcd48ee"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Debora Zorzi</dc:creator>
  <lastModifiedBy>Klycya Moraes</lastModifiedBy>
  <revision>3</revision>
  <dcterms:created xsi:type="dcterms:W3CDTF">2026-04-19T21:12:00.0000000Z</dcterms:created>
  <dcterms:modified xsi:type="dcterms:W3CDTF">2026-10-19T13:10:08.6283378Z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